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2240632"/>
        <w:docPartObj>
          <w:docPartGallery w:val="Cover Pages"/>
          <w:docPartUnique/>
        </w:docPartObj>
      </w:sdtPr>
      <w:sdtContent>
        <w:p w14:paraId="0550EF4D" w14:textId="2122FA4F" w:rsidR="009C7D67" w:rsidRDefault="009C7D67">
          <w:r>
            <w:rPr>
              <w:noProof/>
            </w:rPr>
            <mc:AlternateContent>
              <mc:Choice Requires="wpg">
                <w:drawing>
                  <wp:anchor distT="0" distB="0" distL="114300" distR="114300" simplePos="0" relativeHeight="251659264" behindDoc="1" locked="0" layoutInCell="1" allowOverlap="1" wp14:anchorId="0CF916F8" wp14:editId="4AF2F233">
                    <wp:simplePos x="0" y="0"/>
                    <wp:positionH relativeFrom="page">
                      <wp:align>center</wp:align>
                    </wp:positionH>
                    <wp:positionV relativeFrom="page">
                      <wp:align>center</wp:align>
                    </wp:positionV>
                    <wp:extent cx="6852920" cy="9142730"/>
                    <wp:effectExtent l="0" t="0" r="2540" b="133985"/>
                    <wp:wrapNone/>
                    <wp:docPr id="119" name="Grupo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49B6C5F" w14:textId="11AA62CE" w:rsidR="009C7D67" w:rsidRDefault="009C7D67">
                                      <w:pPr>
                                        <w:pStyle w:val="Sinespaciado"/>
                                        <w:rPr>
                                          <w:color w:val="FFFFFF" w:themeColor="background1"/>
                                          <w:sz w:val="32"/>
                                          <w:szCs w:val="32"/>
                                        </w:rPr>
                                      </w:pPr>
                                      <w:r>
                                        <w:rPr>
                                          <w:color w:val="FFFFFF" w:themeColor="background1"/>
                                          <w:sz w:val="32"/>
                                          <w:szCs w:val="32"/>
                                        </w:rPr>
                                        <w:t>Pedro Jose Sanchez Martinez</w:t>
                                      </w:r>
                                    </w:p>
                                  </w:sdtContent>
                                </w:sdt>
                                <w:p w14:paraId="799948FB" w14:textId="32824B35" w:rsidR="009C7D67"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B2624E">
                                        <w:rPr>
                                          <w:caps/>
                                          <w:color w:val="FFFFFF" w:themeColor="background1"/>
                                        </w:rPr>
                                        <w:t>Universidad de los andes</w:t>
                                      </w:r>
                                    </w:sdtContent>
                                  </w:sdt>
                                  <w:r w:rsidR="009C7D67">
                                    <w:rPr>
                                      <w:caps/>
                                      <w:color w:val="FFFFFF" w:themeColor="background1"/>
                                      <w:lang w:val="es-ES"/>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00B2624E">
                                        <w:rPr>
                                          <w:caps/>
                                          <w:color w:val="FFFFFF" w:themeColor="background1"/>
                                        </w:rPr>
                                        <w:t>bogota, colombia</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96"/>
                                      <w:szCs w:val="96"/>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BC6F347" w14:textId="3C35E255" w:rsidR="009C7D67" w:rsidRPr="001D6E55" w:rsidRDefault="00B2624E">
                                      <w:pPr>
                                        <w:pStyle w:val="Sinespaciado"/>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1D6E55">
                                        <w:rPr>
                                          <w:rFonts w:asciiTheme="majorHAnsi" w:eastAsiaTheme="majorEastAsia" w:hAnsiTheme="majorHAnsi" w:cstheme="majorBidi"/>
                                          <w:color w:val="595959" w:themeColor="text1" w:themeTint="A6"/>
                                          <w:sz w:val="96"/>
                                          <w:szCs w:val="96"/>
                                        </w:rPr>
                                        <w:t xml:space="preserve">Modelos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redictivos </w:t>
                                      </w:r>
                                      <w:r w:rsidR="00E52996">
                                        <w:rPr>
                                          <w:rFonts w:asciiTheme="majorHAnsi" w:eastAsiaTheme="majorEastAsia" w:hAnsiTheme="majorHAnsi" w:cstheme="majorBidi"/>
                                          <w:color w:val="595959" w:themeColor="text1" w:themeTint="A6"/>
                                          <w:sz w:val="96"/>
                                          <w:szCs w:val="96"/>
                                        </w:rPr>
                                        <w:t>d</w:t>
                                      </w:r>
                                      <w:r w:rsidRPr="001D6E55">
                                        <w:rPr>
                                          <w:rFonts w:asciiTheme="majorHAnsi" w:eastAsiaTheme="majorEastAsia" w:hAnsiTheme="majorHAnsi" w:cstheme="majorBidi"/>
                                          <w:color w:val="595959" w:themeColor="text1" w:themeTint="A6"/>
                                          <w:sz w:val="96"/>
                                          <w:szCs w:val="96"/>
                                        </w:rPr>
                                        <w:t xml:space="preserve">el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recio del </w:t>
                                      </w:r>
                                      <w:r w:rsidR="008A6C46" w:rsidRPr="001D6E55">
                                        <w:rPr>
                                          <w:rFonts w:asciiTheme="majorHAnsi" w:eastAsiaTheme="majorEastAsia" w:hAnsiTheme="majorHAnsi" w:cstheme="majorBidi"/>
                                          <w:color w:val="595959" w:themeColor="text1" w:themeTint="A6"/>
                                          <w:sz w:val="96"/>
                                          <w:szCs w:val="96"/>
                                        </w:rPr>
                                        <w:t>C</w:t>
                                      </w:r>
                                      <w:r w:rsidRPr="001D6E55">
                                        <w:rPr>
                                          <w:rFonts w:asciiTheme="majorHAnsi" w:eastAsiaTheme="majorEastAsia" w:hAnsiTheme="majorHAnsi" w:cstheme="majorBidi"/>
                                          <w:color w:val="595959" w:themeColor="text1" w:themeTint="A6"/>
                                          <w:sz w:val="96"/>
                                          <w:szCs w:val="96"/>
                                        </w:rPr>
                                        <w:t xml:space="preserve">acao </w:t>
                                      </w:r>
                                      <w:r w:rsidR="00F413F7" w:rsidRPr="001D6E55">
                                        <w:rPr>
                                          <w:rFonts w:asciiTheme="majorHAnsi" w:eastAsiaTheme="majorEastAsia" w:hAnsiTheme="majorHAnsi" w:cstheme="majorBidi"/>
                                          <w:color w:val="595959" w:themeColor="text1" w:themeTint="A6"/>
                                          <w:sz w:val="96"/>
                                          <w:szCs w:val="96"/>
                                        </w:rPr>
                                        <w:t xml:space="preserve">en Colombia </w:t>
                                      </w:r>
                                      <w:r w:rsidR="001D6E55" w:rsidRPr="001D6E55">
                                        <w:rPr>
                                          <w:rFonts w:asciiTheme="majorHAnsi" w:eastAsiaTheme="majorEastAsia" w:hAnsiTheme="majorHAnsi" w:cstheme="majorBidi"/>
                                          <w:color w:val="595959" w:themeColor="text1" w:themeTint="A6"/>
                                          <w:sz w:val="96"/>
                                          <w:szCs w:val="96"/>
                                        </w:rPr>
                                        <w:t>B</w:t>
                                      </w:r>
                                      <w:r w:rsidR="00F413F7" w:rsidRPr="001D6E55">
                                        <w:rPr>
                                          <w:rFonts w:asciiTheme="majorHAnsi" w:eastAsiaTheme="majorEastAsia" w:hAnsiTheme="majorHAnsi" w:cstheme="majorBidi"/>
                                          <w:color w:val="595959" w:themeColor="text1" w:themeTint="A6"/>
                                          <w:sz w:val="96"/>
                                          <w:szCs w:val="96"/>
                                        </w:rPr>
                                        <w:t xml:space="preserve">ajo </w:t>
                                      </w:r>
                                      <w:r w:rsidR="00E52996">
                                        <w:rPr>
                                          <w:rFonts w:asciiTheme="majorHAnsi" w:eastAsiaTheme="majorEastAsia" w:hAnsiTheme="majorHAnsi" w:cstheme="majorBidi"/>
                                          <w:color w:val="595959" w:themeColor="text1" w:themeTint="A6"/>
                                          <w:sz w:val="96"/>
                                          <w:szCs w:val="96"/>
                                        </w:rPr>
                                        <w:t xml:space="preserve">Condiciones de </w:t>
                                      </w:r>
                                      <w:r w:rsidR="001D6E55" w:rsidRPr="001D6E55">
                                        <w:rPr>
                                          <w:rFonts w:asciiTheme="majorHAnsi" w:eastAsiaTheme="majorEastAsia" w:hAnsiTheme="majorHAnsi" w:cstheme="majorBidi"/>
                                          <w:color w:val="595959" w:themeColor="text1" w:themeTint="A6"/>
                                          <w:sz w:val="96"/>
                                          <w:szCs w:val="96"/>
                                        </w:rPr>
                                        <w:t>Incertidumbre para la Toma de Decisiones Estratégicas</w:t>
                                      </w:r>
                                    </w:p>
                                  </w:sdtContent>
                                </w:sdt>
                                <w:sdt>
                                  <w:sdtPr>
                                    <w:rPr>
                                      <w:caps/>
                                      <w:color w:val="0E2841"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7A6FDDE1" w14:textId="429A355A" w:rsidR="009C7D67" w:rsidRDefault="00AD240E">
                                      <w:pPr>
                                        <w:pStyle w:val="Sinespaciado"/>
                                        <w:spacing w:before="240"/>
                                        <w:rPr>
                                          <w:caps/>
                                          <w:color w:val="0E2841" w:themeColor="text2"/>
                                          <w:sz w:val="36"/>
                                          <w:szCs w:val="36"/>
                                        </w:rPr>
                                      </w:pPr>
                                      <w:r>
                                        <w:rPr>
                                          <w:caps/>
                                          <w:color w:val="0E2841" w:themeColor="text2"/>
                                          <w:sz w:val="36"/>
                                          <w:szCs w:val="36"/>
                                        </w:rPr>
                                        <w:t>tesis de pregrado</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F916F8" id="Grupo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156082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e97132 [3205]" stroked="f" strokeweight="1.5pt">
                      <v:textbox inset="36pt,14.4pt,36pt,36pt">
                        <w:txbxContent>
                          <w:sdt>
                            <w:sdtPr>
                              <w:rPr>
                                <w:color w:val="FFFFFF" w:themeColor="background1"/>
                                <w:sz w:val="32"/>
                                <w:szCs w:val="32"/>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249B6C5F" w14:textId="11AA62CE" w:rsidR="009C7D67" w:rsidRDefault="009C7D67">
                                <w:pPr>
                                  <w:pStyle w:val="Sinespaciado"/>
                                  <w:rPr>
                                    <w:color w:val="FFFFFF" w:themeColor="background1"/>
                                    <w:sz w:val="32"/>
                                    <w:szCs w:val="32"/>
                                  </w:rPr>
                                </w:pPr>
                                <w:r>
                                  <w:rPr>
                                    <w:color w:val="FFFFFF" w:themeColor="background1"/>
                                    <w:sz w:val="32"/>
                                    <w:szCs w:val="32"/>
                                  </w:rPr>
                                  <w:t>Pedro Jose Sanchez Martinez</w:t>
                                </w:r>
                              </w:p>
                            </w:sdtContent>
                          </w:sdt>
                          <w:p w14:paraId="799948FB" w14:textId="32824B35" w:rsidR="009C7D67" w:rsidRDefault="00000000">
                            <w:pPr>
                              <w:pStyle w:val="Sinespaciado"/>
                              <w:rPr>
                                <w:caps/>
                                <w:color w:val="FFFFFF" w:themeColor="background1"/>
                              </w:rPr>
                            </w:pPr>
                            <w:sdt>
                              <w:sdtPr>
                                <w:rPr>
                                  <w:caps/>
                                  <w:color w:val="FFFFFF" w:themeColor="background1"/>
                                </w:rPr>
                                <w:alias w:val="Compañía"/>
                                <w:tag w:val=""/>
                                <w:id w:val="922067218"/>
                                <w:dataBinding w:prefixMappings="xmlns:ns0='http://schemas.openxmlformats.org/officeDocument/2006/extended-properties' " w:xpath="/ns0:Properties[1]/ns0:Company[1]" w:storeItemID="{6668398D-A668-4E3E-A5EB-62B293D839F1}"/>
                                <w:text/>
                              </w:sdtPr>
                              <w:sdtContent>
                                <w:r w:rsidR="00B2624E">
                                  <w:rPr>
                                    <w:caps/>
                                    <w:color w:val="FFFFFF" w:themeColor="background1"/>
                                  </w:rPr>
                                  <w:t>Universidad de los andes</w:t>
                                </w:r>
                              </w:sdtContent>
                            </w:sdt>
                            <w:r w:rsidR="009C7D67">
                              <w:rPr>
                                <w:caps/>
                                <w:color w:val="FFFFFF" w:themeColor="background1"/>
                                <w:lang w:val="es-ES"/>
                              </w:rPr>
                              <w:t xml:space="preserve"> | </w:t>
                            </w:r>
                            <w:sdt>
                              <w:sdtPr>
                                <w:rPr>
                                  <w:caps/>
                                  <w:color w:val="FFFFFF" w:themeColor="background1"/>
                                </w:rPr>
                                <w:alias w:val="Dirección"/>
                                <w:tag w:val=""/>
                                <w:id w:val="2113163453"/>
                                <w:dataBinding w:prefixMappings="xmlns:ns0='http://schemas.microsoft.com/office/2006/coverPageProps' " w:xpath="/ns0:CoverPageProperties[1]/ns0:CompanyAddress[1]" w:storeItemID="{55AF091B-3C7A-41E3-B477-F2FDAA23CFDA}"/>
                                <w:text/>
                              </w:sdtPr>
                              <w:sdtContent>
                                <w:r w:rsidR="00B2624E">
                                  <w:rPr>
                                    <w:caps/>
                                    <w:color w:val="FFFFFF" w:themeColor="background1"/>
                                  </w:rPr>
                                  <w:t>bogota, colombia</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96"/>
                                <w:szCs w:val="96"/>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14:paraId="5BC6F347" w14:textId="3C35E255" w:rsidR="009C7D67" w:rsidRPr="001D6E55" w:rsidRDefault="00B2624E">
                                <w:pPr>
                                  <w:pStyle w:val="Sinespaciado"/>
                                  <w:pBdr>
                                    <w:bottom w:val="single" w:sz="6" w:space="4" w:color="7F7F7F" w:themeColor="text1" w:themeTint="80"/>
                                  </w:pBdr>
                                  <w:rPr>
                                    <w:rFonts w:asciiTheme="majorHAnsi" w:eastAsiaTheme="majorEastAsia" w:hAnsiTheme="majorHAnsi" w:cstheme="majorBidi"/>
                                    <w:color w:val="595959" w:themeColor="text1" w:themeTint="A6"/>
                                    <w:sz w:val="96"/>
                                    <w:szCs w:val="96"/>
                                  </w:rPr>
                                </w:pPr>
                                <w:r w:rsidRPr="001D6E55">
                                  <w:rPr>
                                    <w:rFonts w:asciiTheme="majorHAnsi" w:eastAsiaTheme="majorEastAsia" w:hAnsiTheme="majorHAnsi" w:cstheme="majorBidi"/>
                                    <w:color w:val="595959" w:themeColor="text1" w:themeTint="A6"/>
                                    <w:sz w:val="96"/>
                                    <w:szCs w:val="96"/>
                                  </w:rPr>
                                  <w:t xml:space="preserve">Modelos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redictivos </w:t>
                                </w:r>
                                <w:r w:rsidR="00E52996">
                                  <w:rPr>
                                    <w:rFonts w:asciiTheme="majorHAnsi" w:eastAsiaTheme="majorEastAsia" w:hAnsiTheme="majorHAnsi" w:cstheme="majorBidi"/>
                                    <w:color w:val="595959" w:themeColor="text1" w:themeTint="A6"/>
                                    <w:sz w:val="96"/>
                                    <w:szCs w:val="96"/>
                                  </w:rPr>
                                  <w:t>d</w:t>
                                </w:r>
                                <w:r w:rsidRPr="001D6E55">
                                  <w:rPr>
                                    <w:rFonts w:asciiTheme="majorHAnsi" w:eastAsiaTheme="majorEastAsia" w:hAnsiTheme="majorHAnsi" w:cstheme="majorBidi"/>
                                    <w:color w:val="595959" w:themeColor="text1" w:themeTint="A6"/>
                                    <w:sz w:val="96"/>
                                    <w:szCs w:val="96"/>
                                  </w:rPr>
                                  <w:t xml:space="preserve">el </w:t>
                                </w:r>
                                <w:r w:rsidR="008A6C46" w:rsidRPr="001D6E55">
                                  <w:rPr>
                                    <w:rFonts w:asciiTheme="majorHAnsi" w:eastAsiaTheme="majorEastAsia" w:hAnsiTheme="majorHAnsi" w:cstheme="majorBidi"/>
                                    <w:color w:val="595959" w:themeColor="text1" w:themeTint="A6"/>
                                    <w:sz w:val="96"/>
                                    <w:szCs w:val="96"/>
                                  </w:rPr>
                                  <w:t>P</w:t>
                                </w:r>
                                <w:r w:rsidRPr="001D6E55">
                                  <w:rPr>
                                    <w:rFonts w:asciiTheme="majorHAnsi" w:eastAsiaTheme="majorEastAsia" w:hAnsiTheme="majorHAnsi" w:cstheme="majorBidi"/>
                                    <w:color w:val="595959" w:themeColor="text1" w:themeTint="A6"/>
                                    <w:sz w:val="96"/>
                                    <w:szCs w:val="96"/>
                                  </w:rPr>
                                  <w:t xml:space="preserve">recio del </w:t>
                                </w:r>
                                <w:r w:rsidR="008A6C46" w:rsidRPr="001D6E55">
                                  <w:rPr>
                                    <w:rFonts w:asciiTheme="majorHAnsi" w:eastAsiaTheme="majorEastAsia" w:hAnsiTheme="majorHAnsi" w:cstheme="majorBidi"/>
                                    <w:color w:val="595959" w:themeColor="text1" w:themeTint="A6"/>
                                    <w:sz w:val="96"/>
                                    <w:szCs w:val="96"/>
                                  </w:rPr>
                                  <w:t>C</w:t>
                                </w:r>
                                <w:r w:rsidRPr="001D6E55">
                                  <w:rPr>
                                    <w:rFonts w:asciiTheme="majorHAnsi" w:eastAsiaTheme="majorEastAsia" w:hAnsiTheme="majorHAnsi" w:cstheme="majorBidi"/>
                                    <w:color w:val="595959" w:themeColor="text1" w:themeTint="A6"/>
                                    <w:sz w:val="96"/>
                                    <w:szCs w:val="96"/>
                                  </w:rPr>
                                  <w:t xml:space="preserve">acao </w:t>
                                </w:r>
                                <w:r w:rsidR="00F413F7" w:rsidRPr="001D6E55">
                                  <w:rPr>
                                    <w:rFonts w:asciiTheme="majorHAnsi" w:eastAsiaTheme="majorEastAsia" w:hAnsiTheme="majorHAnsi" w:cstheme="majorBidi"/>
                                    <w:color w:val="595959" w:themeColor="text1" w:themeTint="A6"/>
                                    <w:sz w:val="96"/>
                                    <w:szCs w:val="96"/>
                                  </w:rPr>
                                  <w:t xml:space="preserve">en Colombia </w:t>
                                </w:r>
                                <w:r w:rsidR="001D6E55" w:rsidRPr="001D6E55">
                                  <w:rPr>
                                    <w:rFonts w:asciiTheme="majorHAnsi" w:eastAsiaTheme="majorEastAsia" w:hAnsiTheme="majorHAnsi" w:cstheme="majorBidi"/>
                                    <w:color w:val="595959" w:themeColor="text1" w:themeTint="A6"/>
                                    <w:sz w:val="96"/>
                                    <w:szCs w:val="96"/>
                                  </w:rPr>
                                  <w:t>B</w:t>
                                </w:r>
                                <w:r w:rsidR="00F413F7" w:rsidRPr="001D6E55">
                                  <w:rPr>
                                    <w:rFonts w:asciiTheme="majorHAnsi" w:eastAsiaTheme="majorEastAsia" w:hAnsiTheme="majorHAnsi" w:cstheme="majorBidi"/>
                                    <w:color w:val="595959" w:themeColor="text1" w:themeTint="A6"/>
                                    <w:sz w:val="96"/>
                                    <w:szCs w:val="96"/>
                                  </w:rPr>
                                  <w:t xml:space="preserve">ajo </w:t>
                                </w:r>
                                <w:r w:rsidR="00E52996">
                                  <w:rPr>
                                    <w:rFonts w:asciiTheme="majorHAnsi" w:eastAsiaTheme="majorEastAsia" w:hAnsiTheme="majorHAnsi" w:cstheme="majorBidi"/>
                                    <w:color w:val="595959" w:themeColor="text1" w:themeTint="A6"/>
                                    <w:sz w:val="96"/>
                                    <w:szCs w:val="96"/>
                                  </w:rPr>
                                  <w:t xml:space="preserve">Condiciones de </w:t>
                                </w:r>
                                <w:r w:rsidR="001D6E55" w:rsidRPr="001D6E55">
                                  <w:rPr>
                                    <w:rFonts w:asciiTheme="majorHAnsi" w:eastAsiaTheme="majorEastAsia" w:hAnsiTheme="majorHAnsi" w:cstheme="majorBidi"/>
                                    <w:color w:val="595959" w:themeColor="text1" w:themeTint="A6"/>
                                    <w:sz w:val="96"/>
                                    <w:szCs w:val="96"/>
                                  </w:rPr>
                                  <w:t>Incertidumbre para la Toma de Decisiones Estratégicas</w:t>
                                </w:r>
                              </w:p>
                            </w:sdtContent>
                          </w:sdt>
                          <w:sdt>
                            <w:sdtPr>
                              <w:rPr>
                                <w:caps/>
                                <w:color w:val="0E2841" w:themeColor="text2"/>
                                <w:sz w:val="36"/>
                                <w:szCs w:val="36"/>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14:paraId="7A6FDDE1" w14:textId="429A355A" w:rsidR="009C7D67" w:rsidRDefault="00AD240E">
                                <w:pPr>
                                  <w:pStyle w:val="Sinespaciado"/>
                                  <w:spacing w:before="240"/>
                                  <w:rPr>
                                    <w:caps/>
                                    <w:color w:val="0E2841" w:themeColor="text2"/>
                                    <w:sz w:val="36"/>
                                    <w:szCs w:val="36"/>
                                  </w:rPr>
                                </w:pPr>
                                <w:r>
                                  <w:rPr>
                                    <w:caps/>
                                    <w:color w:val="0E2841" w:themeColor="text2"/>
                                    <w:sz w:val="36"/>
                                    <w:szCs w:val="36"/>
                                  </w:rPr>
                                  <w:t>tesis de pregrado</w:t>
                                </w:r>
                              </w:p>
                            </w:sdtContent>
                          </w:sdt>
                        </w:txbxContent>
                      </v:textbox>
                    </v:shape>
                    <w10:wrap anchorx="page" anchory="page"/>
                  </v:group>
                </w:pict>
              </mc:Fallback>
            </mc:AlternateContent>
          </w:r>
        </w:p>
        <w:p w14:paraId="2AC279A7" w14:textId="3DD232B0" w:rsidR="009C7D67" w:rsidRDefault="009C7D67">
          <w:r>
            <w:br w:type="page"/>
          </w:r>
        </w:p>
      </w:sdtContent>
    </w:sdt>
    <w:p w14:paraId="6B461123" w14:textId="0FA333B0" w:rsidR="009C7D67" w:rsidRPr="009C7D67" w:rsidRDefault="009C7D67" w:rsidP="009C7D67">
      <w:pPr>
        <w:jc w:val="both"/>
        <w:rPr>
          <w:rFonts w:ascii="Times New Roman" w:hAnsi="Times New Roman" w:cs="Times New Roman"/>
          <w:b/>
          <w:bCs/>
        </w:rPr>
      </w:pPr>
      <w:commentRangeStart w:id="0"/>
      <w:r w:rsidRPr="009C7D67">
        <w:rPr>
          <w:rFonts w:ascii="Times New Roman" w:hAnsi="Times New Roman" w:cs="Times New Roman"/>
          <w:b/>
          <w:bCs/>
        </w:rPr>
        <w:lastRenderedPageBreak/>
        <w:t>1. Introducción</w:t>
      </w:r>
      <w:commentRangeEnd w:id="0"/>
      <w:r w:rsidR="0023541C">
        <w:rPr>
          <w:rStyle w:val="Refdecomentario"/>
        </w:rPr>
        <w:commentReference w:id="0"/>
      </w:r>
    </w:p>
    <w:p w14:paraId="7A0C5DE7" w14:textId="394191F2" w:rsidR="009C7D67" w:rsidRPr="009C7D67" w:rsidRDefault="009C7D67" w:rsidP="009C7D67">
      <w:pPr>
        <w:jc w:val="both"/>
        <w:rPr>
          <w:rFonts w:ascii="Times New Roman" w:hAnsi="Times New Roman" w:cs="Times New Roman"/>
        </w:rPr>
      </w:pPr>
      <w:r w:rsidRPr="009C7D67">
        <w:rPr>
          <w:rFonts w:ascii="Times New Roman" w:hAnsi="Times New Roman" w:cs="Times New Roman"/>
        </w:rPr>
        <w:t>Colombia se ha posicionado estratégicamente en el mercado global gracias a que más del 95% de su producción de cacao</w:t>
      </w:r>
      <w:r w:rsidR="00D74FBB">
        <w:rPr>
          <w:rFonts w:ascii="Times New Roman" w:hAnsi="Times New Roman" w:cs="Times New Roman"/>
        </w:rPr>
        <w:t xml:space="preserve"> que se exporta</w:t>
      </w:r>
      <w:r w:rsidRPr="009C7D67">
        <w:rPr>
          <w:rFonts w:ascii="Times New Roman" w:hAnsi="Times New Roman" w:cs="Times New Roman"/>
        </w:rPr>
        <w:t xml:space="preserve"> es reconocida internacionalmente como "fino de aroma" por la ICCO (</w:t>
      </w:r>
      <w:commentRangeStart w:id="1"/>
      <w:r w:rsidRPr="009C7D67">
        <w:rPr>
          <w:rFonts w:ascii="Times New Roman" w:hAnsi="Times New Roman" w:cs="Times New Roman"/>
        </w:rPr>
        <w:t>Organización Internacional del Cacao</w:t>
      </w:r>
      <w:commentRangeEnd w:id="1"/>
      <w:r w:rsidR="00EC205C">
        <w:rPr>
          <w:rStyle w:val="Refdecomentario"/>
        </w:rPr>
        <w:commentReference w:id="1"/>
      </w:r>
      <w:r w:rsidR="000F0BC2">
        <w:rPr>
          <w:rFonts w:ascii="Times New Roman" w:hAnsi="Times New Roman" w:cs="Times New Roman"/>
        </w:rPr>
        <w:t>,</w:t>
      </w:r>
      <w:r w:rsidRPr="009C7D67">
        <w:rPr>
          <w:rFonts w:ascii="Times New Roman" w:hAnsi="Times New Roman" w:cs="Times New Roman"/>
        </w:rPr>
        <w:t xml:space="preserve">), compitiendo en un segmento </w:t>
      </w:r>
      <w:r w:rsidRPr="009C7D67">
        <w:rPr>
          <w:rFonts w:ascii="Times New Roman" w:hAnsi="Times New Roman" w:cs="Times New Roman"/>
          <w:i/>
          <w:iCs/>
        </w:rPr>
        <w:t>premium</w:t>
      </w:r>
      <w:r w:rsidRPr="009C7D67">
        <w:rPr>
          <w:rFonts w:ascii="Times New Roman" w:hAnsi="Times New Roman" w:cs="Times New Roman"/>
        </w:rPr>
        <w:t xml:space="preserve"> clave para el país. Esta cualidad lo convierte en un </w:t>
      </w:r>
      <w:proofErr w:type="spellStart"/>
      <w:r w:rsidRPr="009C7D67">
        <w:rPr>
          <w:rFonts w:ascii="Times New Roman" w:hAnsi="Times New Roman" w:cs="Times New Roman"/>
          <w:i/>
          <w:iCs/>
        </w:rPr>
        <w:t>commodity</w:t>
      </w:r>
      <w:proofErr w:type="spellEnd"/>
      <w:r w:rsidRPr="009C7D67">
        <w:rPr>
          <w:rFonts w:ascii="Times New Roman" w:hAnsi="Times New Roman" w:cs="Times New Roman"/>
        </w:rPr>
        <w:t xml:space="preserve"> de vital importancia económica y social, impulsando cadenas de valor como la propuesta para la región de Arauca.</w:t>
      </w:r>
    </w:p>
    <w:p w14:paraId="477B603A" w14:textId="1E983A88" w:rsidR="009C7D67" w:rsidRDefault="009C7D67" w:rsidP="009C7D67">
      <w:pPr>
        <w:jc w:val="both"/>
        <w:rPr>
          <w:rFonts w:ascii="Times New Roman" w:hAnsi="Times New Roman" w:cs="Times New Roman"/>
        </w:rPr>
      </w:pPr>
      <w:r w:rsidRPr="009C7D67">
        <w:rPr>
          <w:rFonts w:ascii="Times New Roman" w:hAnsi="Times New Roman" w:cs="Times New Roman"/>
        </w:rPr>
        <w:t xml:space="preserve">Sin embargo, esta oportunidad ha chocado recientemente con una volatilidad de precios sin precedentes. El mercado ha experimentado una escalada de precios superior al 60% en el </w:t>
      </w:r>
      <w:commentRangeStart w:id="2"/>
      <w:r w:rsidRPr="009C7D67">
        <w:rPr>
          <w:rFonts w:ascii="Times New Roman" w:hAnsi="Times New Roman" w:cs="Times New Roman"/>
        </w:rPr>
        <w:t>último periodo</w:t>
      </w:r>
      <w:commentRangeEnd w:id="2"/>
      <w:r w:rsidR="00EC205C">
        <w:rPr>
          <w:rStyle w:val="Refdecomentario"/>
        </w:rPr>
        <w:commentReference w:id="2"/>
      </w:r>
      <w:r w:rsidR="00900F24">
        <w:rPr>
          <w:rFonts w:ascii="Times New Roman" w:hAnsi="Times New Roman" w:cs="Times New Roman"/>
        </w:rPr>
        <w:t xml:space="preserve"> (202</w:t>
      </w:r>
      <w:r w:rsidR="004932F2">
        <w:rPr>
          <w:rFonts w:ascii="Times New Roman" w:hAnsi="Times New Roman" w:cs="Times New Roman"/>
        </w:rPr>
        <w:t>0-2025)</w:t>
      </w:r>
      <w:r w:rsidRPr="009C7D67">
        <w:rPr>
          <w:rFonts w:ascii="Times New Roman" w:hAnsi="Times New Roman" w:cs="Times New Roman"/>
        </w:rPr>
        <w:t xml:space="preserve">, </w:t>
      </w:r>
      <w:ins w:id="3" w:author="Yurley Katherinne Quiroga Duran" w:date="2025-11-06T23:27:00Z" w16du:dateUtc="2025-11-07T04:27:00Z">
        <w:r w:rsidR="00EC205C">
          <w:rPr>
            <w:rFonts w:ascii="Times New Roman" w:hAnsi="Times New Roman" w:cs="Times New Roman"/>
          </w:rPr>
          <w:t xml:space="preserve">como se observa en la Figura 1, </w:t>
        </w:r>
      </w:ins>
      <w:r w:rsidRPr="009C7D67">
        <w:rPr>
          <w:rFonts w:ascii="Times New Roman" w:hAnsi="Times New Roman" w:cs="Times New Roman"/>
        </w:rPr>
        <w:t>impulsada por disrupciones climáticas globales (como la baja producción en Costa de Marfil y Ghana) y la especulación en los mercados de futuros. Esta situación representa un choque (shock) que impacta directamente la toma de decisiones en la cadena postcosecha.</w:t>
      </w:r>
    </w:p>
    <w:p w14:paraId="155DCC85" w14:textId="2B27A348" w:rsidR="009C7D67" w:rsidRDefault="009C7D67" w:rsidP="009C7D67">
      <w:pPr>
        <w:jc w:val="center"/>
        <w:rPr>
          <w:rFonts w:ascii="Times New Roman" w:hAnsi="Times New Roman" w:cs="Times New Roman"/>
        </w:rPr>
      </w:pPr>
      <w:r w:rsidRPr="009C7D67">
        <w:rPr>
          <w:rFonts w:ascii="Times New Roman" w:hAnsi="Times New Roman" w:cs="Times New Roman"/>
          <w:noProof/>
        </w:rPr>
        <w:drawing>
          <wp:inline distT="0" distB="0" distL="0" distR="0" wp14:anchorId="2AAFBB27" wp14:editId="32AB9146">
            <wp:extent cx="4308820" cy="2308146"/>
            <wp:effectExtent l="0" t="0" r="0" b="0"/>
            <wp:docPr id="11" name="Imagen 10">
              <a:extLst xmlns:a="http://schemas.openxmlformats.org/drawingml/2006/main">
                <a:ext uri="{FF2B5EF4-FFF2-40B4-BE49-F238E27FC236}">
                  <a16:creationId xmlns:a16="http://schemas.microsoft.com/office/drawing/2014/main" id="{A5394ACD-7CAF-3D9D-011E-9DB9D98A45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a:extLst>
                        <a:ext uri="{FF2B5EF4-FFF2-40B4-BE49-F238E27FC236}">
                          <a16:creationId xmlns:a16="http://schemas.microsoft.com/office/drawing/2014/main" id="{A5394ACD-7CAF-3D9D-011E-9DB9D98A45FF}"/>
                        </a:ext>
                      </a:extLst>
                    </pic:cNvPr>
                    <pic:cNvPicPr>
                      <a:picLocks noChangeAspect="1"/>
                    </pic:cNvPicPr>
                  </pic:nvPicPr>
                  <pic:blipFill>
                    <a:blip r:embed="rId12"/>
                    <a:stretch>
                      <a:fillRect/>
                    </a:stretch>
                  </pic:blipFill>
                  <pic:spPr>
                    <a:xfrm>
                      <a:off x="0" y="0"/>
                      <a:ext cx="4308820" cy="2308146"/>
                    </a:xfrm>
                    <a:prstGeom prst="rect">
                      <a:avLst/>
                    </a:prstGeom>
                  </pic:spPr>
                </pic:pic>
              </a:graphicData>
            </a:graphic>
          </wp:inline>
        </w:drawing>
      </w:r>
    </w:p>
    <w:p w14:paraId="04112C2D" w14:textId="77777777" w:rsidR="005E1FF8" w:rsidRDefault="005E1FF8" w:rsidP="005E1FF8">
      <w:pPr>
        <w:jc w:val="center"/>
        <w:rPr>
          <w:rFonts w:ascii="Times New Roman" w:hAnsi="Times New Roman" w:cs="Times New Roman"/>
        </w:rPr>
      </w:pPr>
      <w:r w:rsidRPr="005E1FF8">
        <w:rPr>
          <w:rFonts w:ascii="Times New Roman" w:hAnsi="Times New Roman" w:cs="Times New Roman"/>
          <w:b/>
          <w:bCs/>
        </w:rPr>
        <w:t>Figura 1.</w:t>
      </w:r>
      <w:r w:rsidRPr="005E1FF8">
        <w:rPr>
          <w:rFonts w:ascii="Times New Roman" w:hAnsi="Times New Roman" w:cs="Times New Roman"/>
        </w:rPr>
        <w:t xml:space="preserve"> Escalada de Precios del Cacao en Colombia, 2020-2025</w:t>
      </w:r>
    </w:p>
    <w:p w14:paraId="63276DE8" w14:textId="0308CF9B" w:rsidR="009C7D67" w:rsidRPr="009C7D67" w:rsidRDefault="009C7D67" w:rsidP="009C7D67">
      <w:pPr>
        <w:jc w:val="both"/>
        <w:rPr>
          <w:rFonts w:ascii="Times New Roman" w:hAnsi="Times New Roman" w:cs="Times New Roman"/>
        </w:rPr>
      </w:pPr>
      <w:r w:rsidRPr="009C7D67">
        <w:rPr>
          <w:rFonts w:ascii="Times New Roman" w:hAnsi="Times New Roman" w:cs="Times New Roman"/>
        </w:rPr>
        <w:t xml:space="preserve">El problema crucial es que </w:t>
      </w:r>
      <w:commentRangeStart w:id="4"/>
      <w:r w:rsidRPr="009C7D67">
        <w:rPr>
          <w:rFonts w:ascii="Times New Roman" w:hAnsi="Times New Roman" w:cs="Times New Roman"/>
        </w:rPr>
        <w:t xml:space="preserve">los modelos de predicción existentes fueron desarrollados en periodos de estabilidad relativa y, por lo tanto, no han sido validados ni ajustados para capturar la dinámica y la incertidumbre generada </w:t>
      </w:r>
      <w:commentRangeEnd w:id="4"/>
      <w:r w:rsidR="00EC205C">
        <w:rPr>
          <w:rStyle w:val="Refdecomentario"/>
        </w:rPr>
        <w:commentReference w:id="4"/>
      </w:r>
      <w:r w:rsidRPr="009C7D67">
        <w:rPr>
          <w:rFonts w:ascii="Times New Roman" w:hAnsi="Times New Roman" w:cs="Times New Roman"/>
        </w:rPr>
        <w:t xml:space="preserve">por este reciente </w:t>
      </w:r>
      <w:r w:rsidRPr="009C7D67">
        <w:rPr>
          <w:rFonts w:ascii="Times New Roman" w:hAnsi="Times New Roman" w:cs="Times New Roman"/>
          <w:i/>
          <w:iCs/>
        </w:rPr>
        <w:t>shock</w:t>
      </w:r>
      <w:r w:rsidRPr="009C7D67">
        <w:rPr>
          <w:rFonts w:ascii="Times New Roman" w:hAnsi="Times New Roman" w:cs="Times New Roman"/>
        </w:rPr>
        <w:t>. Esta falta de una herramienta predictiva robusta y calibrada para el contexto actual dificulta la optimización de las decisiones operativas y financieras.</w:t>
      </w:r>
    </w:p>
    <w:p w14:paraId="7AB03924" w14:textId="77777777" w:rsidR="009C7D67" w:rsidRPr="009C7D67" w:rsidRDefault="009C7D67" w:rsidP="009C7D67">
      <w:pPr>
        <w:jc w:val="both"/>
        <w:rPr>
          <w:rFonts w:ascii="Times New Roman" w:hAnsi="Times New Roman" w:cs="Times New Roman"/>
        </w:rPr>
      </w:pPr>
      <w:r w:rsidRPr="009C7D67">
        <w:rPr>
          <w:rFonts w:ascii="Times New Roman" w:hAnsi="Times New Roman" w:cs="Times New Roman"/>
        </w:rPr>
        <w:t xml:space="preserve">Este trabajo de tesis se propone cerrar esa brecha, desarrollando un modelo de predicción del precio del cacao en Colombia bajo las condiciones de incertidumbre y volatilidad </w:t>
      </w:r>
      <w:proofErr w:type="spellStart"/>
      <w:r w:rsidRPr="009C7D67">
        <w:rPr>
          <w:rFonts w:ascii="Times New Roman" w:hAnsi="Times New Roman" w:cs="Times New Roman"/>
        </w:rPr>
        <w:t>post-shock</w:t>
      </w:r>
      <w:proofErr w:type="spellEnd"/>
      <w:r w:rsidRPr="009C7D67">
        <w:rPr>
          <w:rFonts w:ascii="Times New Roman" w:hAnsi="Times New Roman" w:cs="Times New Roman"/>
        </w:rPr>
        <w:t>. La relevancia de este estudio es doble:</w:t>
      </w:r>
    </w:p>
    <w:p w14:paraId="558D0E71" w14:textId="77777777" w:rsidR="009C7D67" w:rsidRPr="009C7D67" w:rsidRDefault="009C7D67" w:rsidP="009C7D67">
      <w:pPr>
        <w:numPr>
          <w:ilvl w:val="0"/>
          <w:numId w:val="2"/>
        </w:numPr>
        <w:jc w:val="both"/>
        <w:rPr>
          <w:rFonts w:ascii="Times New Roman" w:hAnsi="Times New Roman" w:cs="Times New Roman"/>
        </w:rPr>
      </w:pPr>
      <w:r w:rsidRPr="009C7D67">
        <w:rPr>
          <w:rFonts w:ascii="Times New Roman" w:hAnsi="Times New Roman" w:cs="Times New Roman"/>
        </w:rPr>
        <w:t xml:space="preserve">Ofrece una herramienta de </w:t>
      </w:r>
      <w:proofErr w:type="spellStart"/>
      <w:r w:rsidRPr="009C7D67">
        <w:rPr>
          <w:rFonts w:ascii="Times New Roman" w:hAnsi="Times New Roman" w:cs="Times New Roman"/>
          <w:i/>
          <w:iCs/>
        </w:rPr>
        <w:t>forecasting</w:t>
      </w:r>
      <w:proofErr w:type="spellEnd"/>
      <w:r w:rsidRPr="009C7D67">
        <w:rPr>
          <w:rFonts w:ascii="Times New Roman" w:hAnsi="Times New Roman" w:cs="Times New Roman"/>
        </w:rPr>
        <w:t xml:space="preserve"> indispensable para la toma de decisiones estratégicas en la cadena de valor nacional.</w:t>
      </w:r>
    </w:p>
    <w:p w14:paraId="1F6FE257" w14:textId="77777777" w:rsidR="009C7D67" w:rsidRPr="009C7D67" w:rsidRDefault="009C7D67" w:rsidP="009C7D67">
      <w:pPr>
        <w:numPr>
          <w:ilvl w:val="0"/>
          <w:numId w:val="2"/>
        </w:numPr>
        <w:jc w:val="both"/>
        <w:rPr>
          <w:rFonts w:ascii="Times New Roman" w:hAnsi="Times New Roman" w:cs="Times New Roman"/>
        </w:rPr>
      </w:pPr>
      <w:r w:rsidRPr="009C7D67">
        <w:rPr>
          <w:rFonts w:ascii="Times New Roman" w:hAnsi="Times New Roman" w:cs="Times New Roman"/>
        </w:rPr>
        <w:lastRenderedPageBreak/>
        <w:t xml:space="preserve">Aporta la base metodológica y de datos rigurosa que constituye un pilar fundamental para el desarrollo del </w:t>
      </w:r>
      <w:commentRangeStart w:id="5"/>
      <w:commentRangeStart w:id="6"/>
      <w:r w:rsidRPr="009C7D67">
        <w:rPr>
          <w:rFonts w:ascii="Times New Roman" w:hAnsi="Times New Roman" w:cs="Times New Roman"/>
          <w:highlight w:val="yellow"/>
        </w:rPr>
        <w:t>trabajo doctoral de Karla Parra</w:t>
      </w:r>
      <w:commentRangeEnd w:id="5"/>
      <w:r w:rsidR="00A8577B">
        <w:rPr>
          <w:rStyle w:val="Refdecomentario"/>
        </w:rPr>
        <w:commentReference w:id="5"/>
      </w:r>
      <w:commentRangeEnd w:id="6"/>
      <w:r w:rsidR="00AE3F9B">
        <w:rPr>
          <w:rStyle w:val="Refdecomentario"/>
        </w:rPr>
        <w:commentReference w:id="6"/>
      </w:r>
      <w:r w:rsidRPr="009C7D67">
        <w:rPr>
          <w:rFonts w:ascii="Times New Roman" w:hAnsi="Times New Roman" w:cs="Times New Roman"/>
        </w:rPr>
        <w:t>, alineando la investigación de pregrado con un proyecto de alto impacto.</w:t>
      </w:r>
    </w:p>
    <w:p w14:paraId="12BFA3C0" w14:textId="77777777" w:rsidR="00B2624E" w:rsidRPr="00B2624E" w:rsidRDefault="00B2624E" w:rsidP="00B2624E">
      <w:pPr>
        <w:jc w:val="both"/>
        <w:rPr>
          <w:rFonts w:ascii="Times New Roman" w:hAnsi="Times New Roman" w:cs="Times New Roman"/>
          <w:b/>
          <w:bCs/>
        </w:rPr>
      </w:pPr>
      <w:r w:rsidRPr="00B2624E">
        <w:rPr>
          <w:rFonts w:ascii="Times New Roman" w:hAnsi="Times New Roman" w:cs="Times New Roman"/>
          <w:b/>
          <w:bCs/>
        </w:rPr>
        <w:t xml:space="preserve">2. </w:t>
      </w:r>
      <w:commentRangeStart w:id="7"/>
      <w:commentRangeStart w:id="8"/>
      <w:r w:rsidRPr="00B2624E">
        <w:rPr>
          <w:rFonts w:ascii="Times New Roman" w:hAnsi="Times New Roman" w:cs="Times New Roman"/>
          <w:b/>
          <w:bCs/>
        </w:rPr>
        <w:t>Metodología</w:t>
      </w:r>
      <w:commentRangeEnd w:id="7"/>
      <w:r w:rsidR="004203B4">
        <w:rPr>
          <w:rStyle w:val="Refdecomentario"/>
        </w:rPr>
        <w:commentReference w:id="7"/>
      </w:r>
      <w:commentRangeEnd w:id="8"/>
      <w:r w:rsidR="00D309BB">
        <w:rPr>
          <w:rStyle w:val="Refdecomentario"/>
        </w:rPr>
        <w:commentReference w:id="8"/>
      </w:r>
    </w:p>
    <w:p w14:paraId="5CF9B266" w14:textId="77777777" w:rsidR="00B2624E" w:rsidRPr="00B2624E" w:rsidRDefault="00B2624E" w:rsidP="00B2624E">
      <w:pPr>
        <w:jc w:val="both"/>
        <w:rPr>
          <w:rFonts w:ascii="Times New Roman" w:hAnsi="Times New Roman" w:cs="Times New Roman"/>
        </w:rPr>
      </w:pPr>
      <w:r w:rsidRPr="00B2624E">
        <w:rPr>
          <w:rFonts w:ascii="Times New Roman" w:hAnsi="Times New Roman" w:cs="Times New Roman"/>
        </w:rPr>
        <w:t xml:space="preserve">La metodología de esta tesis se fundamenta en un enfoque cuantitativo, riguroso y comparativo, diseñado para desarrollar y validar un modelo de predicción robusto que aborde la volatilidad </w:t>
      </w:r>
      <w:proofErr w:type="spellStart"/>
      <w:r w:rsidRPr="00B2624E">
        <w:rPr>
          <w:rFonts w:ascii="Times New Roman" w:hAnsi="Times New Roman" w:cs="Times New Roman"/>
        </w:rPr>
        <w:t>post-</w:t>
      </w:r>
      <w:r w:rsidRPr="00B2624E">
        <w:rPr>
          <w:rFonts w:ascii="Times New Roman" w:hAnsi="Times New Roman" w:cs="Times New Roman"/>
          <w:i/>
          <w:iCs/>
        </w:rPr>
        <w:t>shock</w:t>
      </w:r>
      <w:proofErr w:type="spellEnd"/>
      <w:r w:rsidRPr="00B2624E">
        <w:rPr>
          <w:rFonts w:ascii="Times New Roman" w:hAnsi="Times New Roman" w:cs="Times New Roman"/>
        </w:rPr>
        <w:t xml:space="preserve"> en el precio del cacao colombiano.</w:t>
      </w:r>
    </w:p>
    <w:p w14:paraId="723DCEFD" w14:textId="77777777" w:rsidR="00B2624E" w:rsidRPr="00B2624E" w:rsidRDefault="00B2624E" w:rsidP="00B2624E">
      <w:pPr>
        <w:jc w:val="both"/>
        <w:rPr>
          <w:rFonts w:ascii="Times New Roman" w:hAnsi="Times New Roman" w:cs="Times New Roman"/>
          <w:b/>
          <w:bCs/>
        </w:rPr>
      </w:pPr>
      <w:r w:rsidRPr="00B2624E">
        <w:rPr>
          <w:rFonts w:ascii="Times New Roman" w:hAnsi="Times New Roman" w:cs="Times New Roman"/>
          <w:b/>
          <w:bCs/>
        </w:rPr>
        <w:t>2.1. Recolección y Preprocesamiento de Datos</w:t>
      </w:r>
    </w:p>
    <w:p w14:paraId="483ABB3E" w14:textId="77777777" w:rsidR="00B2624E" w:rsidRPr="00B2624E" w:rsidRDefault="00B2624E" w:rsidP="00B2624E">
      <w:pPr>
        <w:jc w:val="both"/>
        <w:rPr>
          <w:rFonts w:ascii="Times New Roman" w:hAnsi="Times New Roman" w:cs="Times New Roman"/>
        </w:rPr>
      </w:pPr>
      <w:r w:rsidRPr="00B2624E">
        <w:rPr>
          <w:rFonts w:ascii="Times New Roman" w:hAnsi="Times New Roman" w:cs="Times New Roman"/>
        </w:rPr>
        <w:t xml:space="preserve">La base de datos utilizada es de carácter temporal y se nutre de información oficial. Las variables explicativas (o </w:t>
      </w:r>
      <w:proofErr w:type="spellStart"/>
      <w:r w:rsidRPr="00B2624E">
        <w:rPr>
          <w:rFonts w:ascii="Times New Roman" w:hAnsi="Times New Roman" w:cs="Times New Roman"/>
          <w:i/>
          <w:iCs/>
        </w:rPr>
        <w:t>features</w:t>
      </w:r>
      <w:proofErr w:type="spellEnd"/>
      <w:r w:rsidRPr="00B2624E">
        <w:rPr>
          <w:rFonts w:ascii="Times New Roman" w:hAnsi="Times New Roman" w:cs="Times New Roman"/>
        </w:rPr>
        <w:t xml:space="preserve">) </w:t>
      </w:r>
      <w:commentRangeStart w:id="9"/>
      <w:r w:rsidRPr="00B2624E">
        <w:rPr>
          <w:rFonts w:ascii="Times New Roman" w:hAnsi="Times New Roman" w:cs="Times New Roman"/>
        </w:rPr>
        <w:t>clave se dividen en tres grandes grupos, buscando capturar todos los factores que influyen en el precio, desde la producción local hasta el contexto global y financiero:</w:t>
      </w:r>
      <w:commentRangeEnd w:id="9"/>
      <w:r w:rsidR="004203B4">
        <w:rPr>
          <w:rStyle w:val="Refdecomentario"/>
        </w:rPr>
        <w:commentReference w:id="9"/>
      </w:r>
    </w:p>
    <w:p w14:paraId="102E12C4" w14:textId="5CCCB8E0" w:rsidR="00B2624E" w:rsidRPr="00B2624E" w:rsidRDefault="00B2624E" w:rsidP="00B2624E">
      <w:pPr>
        <w:numPr>
          <w:ilvl w:val="0"/>
          <w:numId w:val="3"/>
        </w:numPr>
        <w:jc w:val="both"/>
        <w:rPr>
          <w:rFonts w:ascii="Times New Roman" w:hAnsi="Times New Roman" w:cs="Times New Roman"/>
        </w:rPr>
      </w:pPr>
      <w:r w:rsidRPr="00B2624E">
        <w:rPr>
          <w:rFonts w:ascii="Times New Roman" w:hAnsi="Times New Roman" w:cs="Times New Roman"/>
          <w:b/>
          <w:bCs/>
        </w:rPr>
        <w:t>Variables Climáticas:</w:t>
      </w:r>
      <w:r w:rsidRPr="00B2624E">
        <w:rPr>
          <w:rFonts w:ascii="Times New Roman" w:hAnsi="Times New Roman" w:cs="Times New Roman"/>
        </w:rPr>
        <w:t xml:space="preserve"> Precipitación, temperatura, radiación y la presencia de fenómenos naturales (El Niño o La Niña), cruciales dado el impacto en la producción en África y Asia, y la expansión de cultivos en Colombia.</w:t>
      </w:r>
    </w:p>
    <w:p w14:paraId="5292A97E" w14:textId="77777777" w:rsidR="00B2624E" w:rsidRPr="00B2624E" w:rsidRDefault="00B2624E" w:rsidP="00B2624E">
      <w:pPr>
        <w:numPr>
          <w:ilvl w:val="0"/>
          <w:numId w:val="3"/>
        </w:numPr>
        <w:jc w:val="both"/>
        <w:rPr>
          <w:rFonts w:ascii="Times New Roman" w:hAnsi="Times New Roman" w:cs="Times New Roman"/>
        </w:rPr>
      </w:pPr>
      <w:r w:rsidRPr="00B2624E">
        <w:rPr>
          <w:rFonts w:ascii="Times New Roman" w:hAnsi="Times New Roman" w:cs="Times New Roman"/>
          <w:b/>
          <w:bCs/>
        </w:rPr>
        <w:t>Variables de Producción:</w:t>
      </w:r>
      <w:r w:rsidRPr="00B2624E">
        <w:rPr>
          <w:rFonts w:ascii="Times New Roman" w:hAnsi="Times New Roman" w:cs="Times New Roman"/>
        </w:rPr>
        <w:t xml:space="preserve"> Área cosechada, rendimiento (kg/ha), calidad y edad de las plantas.</w:t>
      </w:r>
    </w:p>
    <w:p w14:paraId="5F7D1AC4" w14:textId="77777777" w:rsidR="00B2624E" w:rsidRDefault="00B2624E" w:rsidP="00B2624E">
      <w:pPr>
        <w:numPr>
          <w:ilvl w:val="0"/>
          <w:numId w:val="3"/>
        </w:numPr>
        <w:jc w:val="both"/>
        <w:rPr>
          <w:rFonts w:ascii="Times New Roman" w:hAnsi="Times New Roman" w:cs="Times New Roman"/>
        </w:rPr>
      </w:pPr>
      <w:r w:rsidRPr="00B2624E">
        <w:rPr>
          <w:rFonts w:ascii="Times New Roman" w:hAnsi="Times New Roman" w:cs="Times New Roman"/>
          <w:b/>
          <w:bCs/>
        </w:rPr>
        <w:t>Variables Macroeconómicas y Financieras:</w:t>
      </w:r>
      <w:r w:rsidRPr="00B2624E">
        <w:rPr>
          <w:rFonts w:ascii="Times New Roman" w:hAnsi="Times New Roman" w:cs="Times New Roman"/>
        </w:rPr>
        <w:t xml:space="preserve"> Precio internacional del cacao, precio de futuros, la Tasa Representativa del Mercado (TRM) e inflación nacional.</w:t>
      </w:r>
    </w:p>
    <w:p w14:paraId="0F38F050" w14:textId="77777777" w:rsidR="008D77AE" w:rsidRDefault="008D77AE" w:rsidP="008D77AE">
      <w:pPr>
        <w:jc w:val="center"/>
        <w:rPr>
          <w:rFonts w:ascii="Times New Roman" w:hAnsi="Times New Roman" w:cs="Times New Roman"/>
          <w:b/>
          <w:bCs/>
        </w:rPr>
      </w:pPr>
    </w:p>
    <w:p w14:paraId="00B86A2A" w14:textId="53F8EA14" w:rsidR="00F751AD" w:rsidRDefault="00F751AD" w:rsidP="008D77AE">
      <w:pPr>
        <w:jc w:val="center"/>
        <w:rPr>
          <w:rFonts w:ascii="Times New Roman" w:hAnsi="Times New Roman" w:cs="Times New Roman"/>
        </w:rPr>
      </w:pPr>
      <w:r>
        <w:rPr>
          <w:rFonts w:ascii="Times New Roman" w:hAnsi="Times New Roman" w:cs="Times New Roman"/>
          <w:b/>
          <w:bCs/>
        </w:rPr>
        <w:t>Tabla 1.</w:t>
      </w:r>
      <w:r>
        <w:rPr>
          <w:rFonts w:ascii="Times New Roman" w:hAnsi="Times New Roman" w:cs="Times New Roman"/>
        </w:rPr>
        <w:t xml:space="preserve"> Variables </w:t>
      </w:r>
      <w:r w:rsidR="008D77AE">
        <w:rPr>
          <w:rFonts w:ascii="Times New Roman" w:hAnsi="Times New Roman" w:cs="Times New Roman"/>
        </w:rPr>
        <w:t>usadas</w:t>
      </w:r>
    </w:p>
    <w:tbl>
      <w:tblPr>
        <w:tblStyle w:val="Tablaconcuadrcula"/>
        <w:tblW w:w="0" w:type="auto"/>
        <w:tblInd w:w="1271" w:type="dxa"/>
        <w:tblLook w:val="04A0" w:firstRow="1" w:lastRow="0" w:firstColumn="1" w:lastColumn="0" w:noHBand="0" w:noVBand="1"/>
      </w:tblPr>
      <w:tblGrid>
        <w:gridCol w:w="3143"/>
        <w:gridCol w:w="3661"/>
      </w:tblGrid>
      <w:tr w:rsidR="00B40408" w14:paraId="10735806" w14:textId="77777777" w:rsidTr="008A584A">
        <w:tc>
          <w:tcPr>
            <w:tcW w:w="3143" w:type="dxa"/>
          </w:tcPr>
          <w:p w14:paraId="66320351" w14:textId="560C9DC3" w:rsidR="00B40408" w:rsidRPr="002630B1" w:rsidRDefault="00B40408" w:rsidP="002630B1">
            <w:pPr>
              <w:jc w:val="center"/>
              <w:rPr>
                <w:rFonts w:ascii="Times New Roman" w:hAnsi="Times New Roman" w:cs="Times New Roman"/>
                <w:b/>
                <w:bCs/>
              </w:rPr>
            </w:pPr>
            <w:r w:rsidRPr="002630B1">
              <w:rPr>
                <w:rFonts w:ascii="Times New Roman" w:hAnsi="Times New Roman" w:cs="Times New Roman"/>
                <w:b/>
                <w:bCs/>
              </w:rPr>
              <w:t>Variable</w:t>
            </w:r>
          </w:p>
        </w:tc>
        <w:tc>
          <w:tcPr>
            <w:tcW w:w="3661" w:type="dxa"/>
          </w:tcPr>
          <w:p w14:paraId="27B61C95" w14:textId="40444B89" w:rsidR="00B40408" w:rsidRPr="002630B1" w:rsidRDefault="00B40408" w:rsidP="002630B1">
            <w:pPr>
              <w:jc w:val="center"/>
              <w:rPr>
                <w:rFonts w:ascii="Times New Roman" w:hAnsi="Times New Roman" w:cs="Times New Roman"/>
                <w:b/>
                <w:bCs/>
              </w:rPr>
            </w:pPr>
            <w:r w:rsidRPr="002630B1">
              <w:rPr>
                <w:rFonts w:ascii="Times New Roman" w:hAnsi="Times New Roman" w:cs="Times New Roman"/>
                <w:b/>
                <w:bCs/>
              </w:rPr>
              <w:t>Fuente</w:t>
            </w:r>
          </w:p>
        </w:tc>
      </w:tr>
      <w:tr w:rsidR="00B40408" w14:paraId="385F982C" w14:textId="77777777" w:rsidTr="008A584A">
        <w:tc>
          <w:tcPr>
            <w:tcW w:w="3143" w:type="dxa"/>
          </w:tcPr>
          <w:p w14:paraId="34049421" w14:textId="758BE21F" w:rsidR="00B40408" w:rsidRDefault="009F7E62" w:rsidP="00B40408">
            <w:pPr>
              <w:jc w:val="both"/>
              <w:rPr>
                <w:rFonts w:ascii="Times New Roman" w:hAnsi="Times New Roman" w:cs="Times New Roman"/>
              </w:rPr>
            </w:pPr>
            <w:r>
              <w:rPr>
                <w:rFonts w:ascii="Times New Roman" w:hAnsi="Times New Roman" w:cs="Times New Roman"/>
              </w:rPr>
              <w:t>Precio Nacional (COP/kg)</w:t>
            </w:r>
          </w:p>
        </w:tc>
        <w:tc>
          <w:tcPr>
            <w:tcW w:w="3661" w:type="dxa"/>
          </w:tcPr>
          <w:p w14:paraId="2EB38770" w14:textId="7BD1D953" w:rsidR="00B40408" w:rsidRDefault="00EE2B9D" w:rsidP="00B40408">
            <w:pPr>
              <w:jc w:val="both"/>
              <w:rPr>
                <w:rFonts w:ascii="Times New Roman" w:hAnsi="Times New Roman" w:cs="Times New Roman"/>
              </w:rPr>
            </w:pPr>
            <w:proofErr w:type="spellStart"/>
            <w:r>
              <w:rPr>
                <w:rFonts w:ascii="Times New Roman" w:hAnsi="Times New Roman" w:cs="Times New Roman"/>
              </w:rPr>
              <w:t>AgroNet</w:t>
            </w:r>
            <w:proofErr w:type="spellEnd"/>
            <w:r w:rsidR="00D4334A">
              <w:rPr>
                <w:rFonts w:ascii="Times New Roman" w:hAnsi="Times New Roman" w:cs="Times New Roman"/>
              </w:rPr>
              <w:t>, 2025</w:t>
            </w:r>
          </w:p>
        </w:tc>
      </w:tr>
      <w:tr w:rsidR="00B40408" w14:paraId="5DECCD72" w14:textId="77777777" w:rsidTr="008A584A">
        <w:tc>
          <w:tcPr>
            <w:tcW w:w="3143" w:type="dxa"/>
          </w:tcPr>
          <w:p w14:paraId="465DAA93" w14:textId="4A5845B6" w:rsidR="00B40408" w:rsidRDefault="009F7E62" w:rsidP="00B40408">
            <w:pPr>
              <w:jc w:val="both"/>
              <w:rPr>
                <w:rFonts w:ascii="Times New Roman" w:hAnsi="Times New Roman" w:cs="Times New Roman"/>
              </w:rPr>
            </w:pPr>
            <w:commentRangeStart w:id="10"/>
            <w:r>
              <w:rPr>
                <w:rFonts w:ascii="Times New Roman" w:hAnsi="Times New Roman" w:cs="Times New Roman"/>
              </w:rPr>
              <w:t>Precio Internacional (COP</w:t>
            </w:r>
            <w:r w:rsidR="009E3B84">
              <w:rPr>
                <w:rFonts w:ascii="Times New Roman" w:hAnsi="Times New Roman" w:cs="Times New Roman"/>
              </w:rPr>
              <w:t>/kg)</w:t>
            </w:r>
            <w:commentRangeEnd w:id="10"/>
            <w:r w:rsidR="00651CD2">
              <w:rPr>
                <w:rStyle w:val="Refdecomentario"/>
              </w:rPr>
              <w:commentReference w:id="10"/>
            </w:r>
          </w:p>
        </w:tc>
        <w:tc>
          <w:tcPr>
            <w:tcW w:w="3661" w:type="dxa"/>
          </w:tcPr>
          <w:p w14:paraId="12659409" w14:textId="120D10C0" w:rsidR="00B40408" w:rsidRDefault="00F56197" w:rsidP="00B40408">
            <w:pPr>
              <w:jc w:val="both"/>
              <w:rPr>
                <w:rFonts w:ascii="Times New Roman" w:hAnsi="Times New Roman" w:cs="Times New Roman"/>
              </w:rPr>
            </w:pPr>
            <w:hyperlink r:id="rId13" w:history="1">
              <w:r w:rsidRPr="00F56197">
                <w:rPr>
                  <w:rStyle w:val="Hipervnculo"/>
                  <w:rFonts w:ascii="Times New Roman" w:hAnsi="Times New Roman" w:cs="Times New Roman"/>
                </w:rPr>
                <w:t>ICCO, 2025</w:t>
              </w:r>
            </w:hyperlink>
          </w:p>
        </w:tc>
      </w:tr>
      <w:tr w:rsidR="00B40408" w14:paraId="1F31BE69" w14:textId="77777777" w:rsidTr="008A584A">
        <w:tc>
          <w:tcPr>
            <w:tcW w:w="3143" w:type="dxa"/>
          </w:tcPr>
          <w:p w14:paraId="609286BF" w14:textId="015F0923" w:rsidR="00B40408" w:rsidRDefault="009E3B84" w:rsidP="00B40408">
            <w:pPr>
              <w:jc w:val="both"/>
              <w:rPr>
                <w:rFonts w:ascii="Times New Roman" w:hAnsi="Times New Roman" w:cs="Times New Roman"/>
              </w:rPr>
            </w:pPr>
            <w:r>
              <w:rPr>
                <w:rFonts w:ascii="Times New Roman" w:hAnsi="Times New Roman" w:cs="Times New Roman"/>
              </w:rPr>
              <w:t>Precio Futuros (COP/kg)</w:t>
            </w:r>
          </w:p>
        </w:tc>
        <w:tc>
          <w:tcPr>
            <w:tcW w:w="3661" w:type="dxa"/>
          </w:tcPr>
          <w:p w14:paraId="704842A6" w14:textId="7EE7B6DA" w:rsidR="00B40408" w:rsidRDefault="00F56197" w:rsidP="00B40408">
            <w:pPr>
              <w:jc w:val="both"/>
              <w:rPr>
                <w:rFonts w:ascii="Times New Roman" w:hAnsi="Times New Roman" w:cs="Times New Roman"/>
              </w:rPr>
            </w:pPr>
            <w:hyperlink r:id="rId14" w:history="1">
              <w:r w:rsidRPr="00F56197">
                <w:rPr>
                  <w:rStyle w:val="Hipervnculo"/>
                  <w:rFonts w:ascii="Times New Roman" w:hAnsi="Times New Roman" w:cs="Times New Roman"/>
                </w:rPr>
                <w:t>ICCO, 2025</w:t>
              </w:r>
            </w:hyperlink>
          </w:p>
        </w:tc>
      </w:tr>
      <w:tr w:rsidR="00B40408" w14:paraId="4138941A" w14:textId="77777777" w:rsidTr="008A584A">
        <w:tc>
          <w:tcPr>
            <w:tcW w:w="3143" w:type="dxa"/>
          </w:tcPr>
          <w:p w14:paraId="52628F65" w14:textId="718602B6" w:rsidR="00B40408" w:rsidRDefault="009E3B84" w:rsidP="00B40408">
            <w:pPr>
              <w:jc w:val="both"/>
              <w:rPr>
                <w:rFonts w:ascii="Times New Roman" w:hAnsi="Times New Roman" w:cs="Times New Roman"/>
              </w:rPr>
            </w:pPr>
            <w:r>
              <w:rPr>
                <w:rFonts w:ascii="Times New Roman" w:hAnsi="Times New Roman" w:cs="Times New Roman"/>
              </w:rPr>
              <w:t>TRM</w:t>
            </w:r>
            <w:r w:rsidR="005366C2">
              <w:rPr>
                <w:rFonts w:ascii="Times New Roman" w:hAnsi="Times New Roman" w:cs="Times New Roman"/>
              </w:rPr>
              <w:t xml:space="preserve"> (COP/USD)</w:t>
            </w:r>
          </w:p>
        </w:tc>
        <w:tc>
          <w:tcPr>
            <w:tcW w:w="3661" w:type="dxa"/>
          </w:tcPr>
          <w:p w14:paraId="2A23F9F2" w14:textId="53EF461E" w:rsidR="00B40408" w:rsidRDefault="008A584A" w:rsidP="00B40408">
            <w:pPr>
              <w:jc w:val="both"/>
              <w:rPr>
                <w:rFonts w:ascii="Times New Roman" w:hAnsi="Times New Roman" w:cs="Times New Roman"/>
              </w:rPr>
            </w:pPr>
            <w:hyperlink r:id="rId15" w:history="1">
              <w:r w:rsidRPr="001F422D">
                <w:rPr>
                  <w:rStyle w:val="Hipervnculo"/>
                  <w:rFonts w:ascii="Times New Roman" w:hAnsi="Times New Roman" w:cs="Times New Roman"/>
                </w:rPr>
                <w:t>Datos Abiertos Colombia, 2025</w:t>
              </w:r>
            </w:hyperlink>
          </w:p>
        </w:tc>
      </w:tr>
      <w:tr w:rsidR="00B40408" w14:paraId="0B5F8506" w14:textId="77777777" w:rsidTr="008A584A">
        <w:tc>
          <w:tcPr>
            <w:tcW w:w="3143" w:type="dxa"/>
          </w:tcPr>
          <w:p w14:paraId="32968575" w14:textId="7339B6C9" w:rsidR="00B40408" w:rsidRDefault="002630B1" w:rsidP="00B40408">
            <w:pPr>
              <w:jc w:val="both"/>
              <w:rPr>
                <w:rFonts w:ascii="Times New Roman" w:hAnsi="Times New Roman" w:cs="Times New Roman"/>
              </w:rPr>
            </w:pPr>
            <w:r>
              <w:rPr>
                <w:rFonts w:ascii="Times New Roman" w:hAnsi="Times New Roman" w:cs="Times New Roman"/>
              </w:rPr>
              <w:t>Inflación</w:t>
            </w:r>
          </w:p>
        </w:tc>
        <w:tc>
          <w:tcPr>
            <w:tcW w:w="3661" w:type="dxa"/>
          </w:tcPr>
          <w:p w14:paraId="538AB571" w14:textId="240A7FDE" w:rsidR="00B40408" w:rsidRDefault="00367299" w:rsidP="00B40408">
            <w:pPr>
              <w:jc w:val="both"/>
              <w:rPr>
                <w:rFonts w:ascii="Times New Roman" w:hAnsi="Times New Roman" w:cs="Times New Roman"/>
              </w:rPr>
            </w:pPr>
            <w:hyperlink r:id="rId16" w:history="1">
              <w:r w:rsidRPr="00367299">
                <w:rPr>
                  <w:rStyle w:val="Hipervnculo"/>
                  <w:rFonts w:ascii="Times New Roman" w:hAnsi="Times New Roman" w:cs="Times New Roman"/>
                </w:rPr>
                <w:t>DANE, 2025</w:t>
              </w:r>
            </w:hyperlink>
          </w:p>
        </w:tc>
      </w:tr>
      <w:tr w:rsidR="008D77AE" w14:paraId="18E9AE0F" w14:textId="77777777" w:rsidTr="008A584A">
        <w:tc>
          <w:tcPr>
            <w:tcW w:w="3143" w:type="dxa"/>
          </w:tcPr>
          <w:p w14:paraId="35216292" w14:textId="28C62151" w:rsidR="008D77AE" w:rsidRDefault="008D77AE" w:rsidP="00B40408">
            <w:pPr>
              <w:jc w:val="both"/>
              <w:rPr>
                <w:rFonts w:ascii="Times New Roman" w:hAnsi="Times New Roman" w:cs="Times New Roman"/>
              </w:rPr>
            </w:pPr>
            <w:r>
              <w:rPr>
                <w:rFonts w:ascii="Times New Roman" w:hAnsi="Times New Roman" w:cs="Times New Roman"/>
              </w:rPr>
              <w:t>Producción (Toneladas)</w:t>
            </w:r>
          </w:p>
        </w:tc>
        <w:tc>
          <w:tcPr>
            <w:tcW w:w="3661" w:type="dxa"/>
          </w:tcPr>
          <w:p w14:paraId="5CCF5481" w14:textId="7682DC1D" w:rsidR="008D77AE" w:rsidRDefault="00B84777" w:rsidP="00B40408">
            <w:pPr>
              <w:jc w:val="both"/>
              <w:rPr>
                <w:rFonts w:ascii="Times New Roman" w:hAnsi="Times New Roman" w:cs="Times New Roman"/>
              </w:rPr>
            </w:pPr>
            <w:hyperlink r:id="rId17" w:anchor="data/QCL" w:history="1">
              <w:r w:rsidRPr="00B84777">
                <w:rPr>
                  <w:rStyle w:val="Hipervnculo"/>
                  <w:rFonts w:ascii="Times New Roman" w:hAnsi="Times New Roman" w:cs="Times New Roman"/>
                </w:rPr>
                <w:t>FAOSTAT, 2025</w:t>
              </w:r>
            </w:hyperlink>
          </w:p>
        </w:tc>
      </w:tr>
    </w:tbl>
    <w:p w14:paraId="3F948A18" w14:textId="77777777" w:rsidR="00B40408" w:rsidRPr="00B2624E" w:rsidRDefault="00B40408" w:rsidP="00B40408">
      <w:pPr>
        <w:jc w:val="both"/>
        <w:rPr>
          <w:rFonts w:ascii="Times New Roman" w:hAnsi="Times New Roman" w:cs="Times New Roman"/>
        </w:rPr>
      </w:pPr>
    </w:p>
    <w:p w14:paraId="5D78C2CB" w14:textId="77777777" w:rsidR="00B2624E" w:rsidRPr="00B2624E" w:rsidRDefault="00B2624E" w:rsidP="00B2624E">
      <w:pPr>
        <w:jc w:val="both"/>
        <w:rPr>
          <w:rFonts w:ascii="Times New Roman" w:hAnsi="Times New Roman" w:cs="Times New Roman"/>
        </w:rPr>
      </w:pPr>
      <w:r w:rsidRPr="00B2624E">
        <w:rPr>
          <w:rFonts w:ascii="Times New Roman" w:hAnsi="Times New Roman" w:cs="Times New Roman"/>
        </w:rPr>
        <w:t xml:space="preserve">El </w:t>
      </w:r>
      <w:commentRangeStart w:id="11"/>
      <w:r w:rsidRPr="00B2624E">
        <w:rPr>
          <w:rFonts w:ascii="Times New Roman" w:hAnsi="Times New Roman" w:cs="Times New Roman"/>
        </w:rPr>
        <w:t xml:space="preserve">preprocesamiento </w:t>
      </w:r>
      <w:commentRangeEnd w:id="11"/>
      <w:r w:rsidR="00AE3F9B">
        <w:rPr>
          <w:rStyle w:val="Refdecomentario"/>
        </w:rPr>
        <w:commentReference w:id="11"/>
      </w:r>
      <w:r w:rsidRPr="00B2624E">
        <w:rPr>
          <w:rFonts w:ascii="Times New Roman" w:hAnsi="Times New Roman" w:cs="Times New Roman"/>
        </w:rPr>
        <w:t>incluirá:</w:t>
      </w:r>
    </w:p>
    <w:p w14:paraId="7CD5CDAB" w14:textId="77777777" w:rsidR="00B2624E" w:rsidRPr="00B2624E" w:rsidRDefault="00B2624E" w:rsidP="00B2624E">
      <w:pPr>
        <w:numPr>
          <w:ilvl w:val="0"/>
          <w:numId w:val="4"/>
        </w:numPr>
        <w:jc w:val="both"/>
        <w:rPr>
          <w:rFonts w:ascii="Times New Roman" w:hAnsi="Times New Roman" w:cs="Times New Roman"/>
        </w:rPr>
      </w:pPr>
      <w:r w:rsidRPr="00B2624E">
        <w:rPr>
          <w:rFonts w:ascii="Times New Roman" w:hAnsi="Times New Roman" w:cs="Times New Roman"/>
          <w:b/>
          <w:bCs/>
        </w:rPr>
        <w:t>Alineación Temporal:</w:t>
      </w:r>
      <w:r w:rsidRPr="00B2624E">
        <w:rPr>
          <w:rFonts w:ascii="Times New Roman" w:hAnsi="Times New Roman" w:cs="Times New Roman"/>
        </w:rPr>
        <w:t xml:space="preserve"> Todos los datos se unificarán a una periodicidad definida (mensual o semanal, </w:t>
      </w:r>
      <w:commentRangeStart w:id="12"/>
      <w:commentRangeStart w:id="13"/>
      <w:r w:rsidRPr="00B2624E">
        <w:rPr>
          <w:rFonts w:ascii="Times New Roman" w:hAnsi="Times New Roman" w:cs="Times New Roman"/>
        </w:rPr>
        <w:t>según se haya decidido</w:t>
      </w:r>
      <w:commentRangeEnd w:id="12"/>
      <w:r w:rsidR="00F14385">
        <w:rPr>
          <w:rStyle w:val="Refdecomentario"/>
        </w:rPr>
        <w:commentReference w:id="12"/>
      </w:r>
      <w:commentRangeEnd w:id="13"/>
      <w:r w:rsidR="00651CD2">
        <w:rPr>
          <w:rStyle w:val="Refdecomentario"/>
        </w:rPr>
        <w:commentReference w:id="13"/>
      </w:r>
      <w:r w:rsidRPr="00B2624E">
        <w:rPr>
          <w:rFonts w:ascii="Times New Roman" w:hAnsi="Times New Roman" w:cs="Times New Roman"/>
        </w:rPr>
        <w:t>) para asegurar la comparabilidad.</w:t>
      </w:r>
    </w:p>
    <w:p w14:paraId="314016DA" w14:textId="77777777" w:rsidR="00B2624E" w:rsidRPr="00B2624E" w:rsidRDefault="00B2624E" w:rsidP="00B2624E">
      <w:pPr>
        <w:numPr>
          <w:ilvl w:val="0"/>
          <w:numId w:val="4"/>
        </w:numPr>
        <w:jc w:val="both"/>
        <w:rPr>
          <w:rFonts w:ascii="Times New Roman" w:hAnsi="Times New Roman" w:cs="Times New Roman"/>
        </w:rPr>
      </w:pPr>
      <w:r w:rsidRPr="00B2624E">
        <w:rPr>
          <w:rFonts w:ascii="Times New Roman" w:hAnsi="Times New Roman" w:cs="Times New Roman"/>
          <w:b/>
          <w:bCs/>
        </w:rPr>
        <w:lastRenderedPageBreak/>
        <w:t>Normalización/Escalamiento:</w:t>
      </w:r>
      <w:r w:rsidRPr="00B2624E">
        <w:rPr>
          <w:rFonts w:ascii="Times New Roman" w:hAnsi="Times New Roman" w:cs="Times New Roman"/>
        </w:rPr>
        <w:t xml:space="preserve"> Se aplicarán técnicas de escalamiento, especialmente para los modelos de </w:t>
      </w:r>
      <w:r w:rsidRPr="00B2624E">
        <w:rPr>
          <w:rFonts w:ascii="Times New Roman" w:hAnsi="Times New Roman" w:cs="Times New Roman"/>
          <w:i/>
          <w:iCs/>
        </w:rPr>
        <w:t xml:space="preserve">Machine </w:t>
      </w:r>
      <w:proofErr w:type="spellStart"/>
      <w:r w:rsidRPr="00B2624E">
        <w:rPr>
          <w:rFonts w:ascii="Times New Roman" w:hAnsi="Times New Roman" w:cs="Times New Roman"/>
          <w:i/>
          <w:iCs/>
        </w:rPr>
        <w:t>Learning</w:t>
      </w:r>
      <w:proofErr w:type="spellEnd"/>
      <w:r w:rsidRPr="00B2624E">
        <w:rPr>
          <w:rFonts w:ascii="Times New Roman" w:hAnsi="Times New Roman" w:cs="Times New Roman"/>
        </w:rPr>
        <w:t xml:space="preserve"> (como LSTM), para evitar que las variables con mayor magnitud dominen el proceso de aprendizaje.</w:t>
      </w:r>
    </w:p>
    <w:p w14:paraId="02B97B3F" w14:textId="77777777" w:rsidR="00B2624E" w:rsidRPr="00B2624E" w:rsidRDefault="00B2624E" w:rsidP="00B2624E">
      <w:pPr>
        <w:numPr>
          <w:ilvl w:val="0"/>
          <w:numId w:val="4"/>
        </w:numPr>
        <w:jc w:val="both"/>
        <w:rPr>
          <w:rFonts w:ascii="Times New Roman" w:hAnsi="Times New Roman" w:cs="Times New Roman"/>
        </w:rPr>
      </w:pPr>
      <w:r w:rsidRPr="00B2624E">
        <w:rPr>
          <w:rFonts w:ascii="Times New Roman" w:hAnsi="Times New Roman" w:cs="Times New Roman"/>
          <w:b/>
          <w:bCs/>
        </w:rPr>
        <w:t>Análisis Exploratorio:</w:t>
      </w:r>
      <w:r w:rsidRPr="00B2624E">
        <w:rPr>
          <w:rFonts w:ascii="Times New Roman" w:hAnsi="Times New Roman" w:cs="Times New Roman"/>
        </w:rPr>
        <w:t xml:space="preserve"> Se realizará un análisis detallado de la estacionalidad, tendencia y autocorrelación de la serie de precios (función de autocorrelación y autocorrelación parcial) para informar la selección y configuración de los modelos.</w:t>
      </w:r>
    </w:p>
    <w:p w14:paraId="20B9CF65" w14:textId="77777777" w:rsidR="00B2624E" w:rsidRPr="00B2624E" w:rsidRDefault="00B2624E" w:rsidP="00B2624E">
      <w:pPr>
        <w:jc w:val="both"/>
        <w:rPr>
          <w:rFonts w:ascii="Times New Roman" w:hAnsi="Times New Roman" w:cs="Times New Roman"/>
          <w:b/>
          <w:bCs/>
        </w:rPr>
      </w:pPr>
      <w:r w:rsidRPr="00B2624E">
        <w:rPr>
          <w:rFonts w:ascii="Times New Roman" w:hAnsi="Times New Roman" w:cs="Times New Roman"/>
          <w:b/>
          <w:bCs/>
        </w:rPr>
        <w:t>2.2. Modelado y Análisis Predictivo</w:t>
      </w:r>
    </w:p>
    <w:p w14:paraId="13560F51" w14:textId="216662A1" w:rsidR="00B2624E" w:rsidRPr="00B2624E" w:rsidRDefault="00B2624E" w:rsidP="00B2624E">
      <w:pPr>
        <w:jc w:val="both"/>
        <w:rPr>
          <w:rFonts w:ascii="Times New Roman" w:hAnsi="Times New Roman" w:cs="Times New Roman"/>
        </w:rPr>
      </w:pPr>
      <w:r w:rsidRPr="00B2624E">
        <w:rPr>
          <w:rFonts w:ascii="Times New Roman" w:hAnsi="Times New Roman" w:cs="Times New Roman"/>
        </w:rPr>
        <w:t xml:space="preserve">La tesis propone un enfoque comparativo exhaustivo que evalúa modelos tradicionales de series de tiempo contra modelos de aprendizaje automático avanzado. </w:t>
      </w:r>
      <w:r w:rsidR="007A3F87" w:rsidRPr="00B2624E">
        <w:rPr>
          <w:rFonts w:ascii="Times New Roman" w:hAnsi="Times New Roman" w:cs="Times New Roman"/>
        </w:rPr>
        <w:t>Los modelos para implementar</w:t>
      </w:r>
      <w:r w:rsidRPr="00B2624E">
        <w:rPr>
          <w:rFonts w:ascii="Times New Roman" w:hAnsi="Times New Roman" w:cs="Times New Roman"/>
        </w:rPr>
        <w:t xml:space="preserve"> son:</w:t>
      </w:r>
    </w:p>
    <w:p w14:paraId="679654B0" w14:textId="77777777" w:rsidR="00B2624E" w:rsidRPr="00B2624E" w:rsidRDefault="00B2624E" w:rsidP="00B2624E">
      <w:pPr>
        <w:numPr>
          <w:ilvl w:val="0"/>
          <w:numId w:val="5"/>
        </w:numPr>
        <w:jc w:val="both"/>
        <w:rPr>
          <w:rFonts w:ascii="Times New Roman" w:hAnsi="Times New Roman" w:cs="Times New Roman"/>
        </w:rPr>
      </w:pPr>
      <w:commentRangeStart w:id="14"/>
      <w:r w:rsidRPr="00B2624E">
        <w:rPr>
          <w:rFonts w:ascii="Times New Roman" w:hAnsi="Times New Roman" w:cs="Times New Roman"/>
          <w:b/>
          <w:bCs/>
        </w:rPr>
        <w:t xml:space="preserve">Modelos Clásicos de Series </w:t>
      </w:r>
      <w:commentRangeEnd w:id="14"/>
      <w:r w:rsidR="00651CD2">
        <w:rPr>
          <w:rStyle w:val="Refdecomentario"/>
        </w:rPr>
        <w:commentReference w:id="14"/>
      </w:r>
      <w:r w:rsidRPr="00B2624E">
        <w:rPr>
          <w:rFonts w:ascii="Times New Roman" w:hAnsi="Times New Roman" w:cs="Times New Roman"/>
          <w:b/>
          <w:bCs/>
        </w:rPr>
        <w:t>de Tiempo:</w:t>
      </w:r>
    </w:p>
    <w:p w14:paraId="0D3BE1F8" w14:textId="77777777" w:rsidR="00B2624E" w:rsidRPr="00B2624E" w:rsidRDefault="00B2624E" w:rsidP="00B2624E">
      <w:pPr>
        <w:numPr>
          <w:ilvl w:val="1"/>
          <w:numId w:val="5"/>
        </w:numPr>
        <w:jc w:val="both"/>
        <w:rPr>
          <w:rFonts w:ascii="Times New Roman" w:hAnsi="Times New Roman" w:cs="Times New Roman"/>
        </w:rPr>
      </w:pPr>
      <w:r w:rsidRPr="00B2624E">
        <w:rPr>
          <w:rFonts w:ascii="Times New Roman" w:hAnsi="Times New Roman" w:cs="Times New Roman"/>
          <w:b/>
          <w:bCs/>
        </w:rPr>
        <w:t>SARIMA (y SARIMAX):</w:t>
      </w:r>
      <w:r w:rsidRPr="00B2624E">
        <w:rPr>
          <w:rFonts w:ascii="Times New Roman" w:hAnsi="Times New Roman" w:cs="Times New Roman"/>
        </w:rPr>
        <w:t xml:space="preserve"> Se emplearán para capturar la estacionalidad del precio y el impacto de las variables externas (mediante la ‘X’ de SARIMAX), proporcionando una línea base interpretable.</w:t>
      </w:r>
    </w:p>
    <w:p w14:paraId="4D58AE80" w14:textId="5734A297" w:rsidR="00B2624E" w:rsidRPr="00B2624E" w:rsidRDefault="00B2624E" w:rsidP="00B2624E">
      <w:pPr>
        <w:numPr>
          <w:ilvl w:val="1"/>
          <w:numId w:val="5"/>
        </w:numPr>
        <w:jc w:val="both"/>
        <w:rPr>
          <w:rFonts w:ascii="Times New Roman" w:hAnsi="Times New Roman" w:cs="Times New Roman"/>
        </w:rPr>
      </w:pPr>
      <w:r w:rsidRPr="00B2624E">
        <w:rPr>
          <w:rFonts w:ascii="Times New Roman" w:hAnsi="Times New Roman" w:cs="Times New Roman"/>
          <w:b/>
          <w:bCs/>
        </w:rPr>
        <w:t>VAR (Vector Autorregresivo):</w:t>
      </w:r>
      <w:r w:rsidRPr="00B2624E">
        <w:rPr>
          <w:rFonts w:ascii="Times New Roman" w:hAnsi="Times New Roman" w:cs="Times New Roman"/>
        </w:rPr>
        <w:t xml:space="preserve"> Se usarán para modelar la interdependencia dinámica entre el precio del cacao y otras variables macroeconómicas clave, como el precio internacional o la TRM.</w:t>
      </w:r>
    </w:p>
    <w:p w14:paraId="5E2B424F" w14:textId="77777777" w:rsidR="00B2624E" w:rsidRPr="00B2624E" w:rsidRDefault="00B2624E" w:rsidP="00B2624E">
      <w:pPr>
        <w:numPr>
          <w:ilvl w:val="0"/>
          <w:numId w:val="5"/>
        </w:numPr>
        <w:jc w:val="both"/>
        <w:rPr>
          <w:rFonts w:ascii="Times New Roman" w:hAnsi="Times New Roman" w:cs="Times New Roman"/>
        </w:rPr>
      </w:pPr>
      <w:r w:rsidRPr="00B2624E">
        <w:rPr>
          <w:rFonts w:ascii="Times New Roman" w:hAnsi="Times New Roman" w:cs="Times New Roman"/>
          <w:b/>
          <w:bCs/>
        </w:rPr>
        <w:t xml:space="preserve">Modelos de </w:t>
      </w:r>
      <w:r w:rsidRPr="00B2624E">
        <w:rPr>
          <w:rFonts w:ascii="Times New Roman" w:hAnsi="Times New Roman" w:cs="Times New Roman"/>
          <w:b/>
          <w:bCs/>
          <w:i/>
          <w:iCs/>
        </w:rPr>
        <w:t xml:space="preserve">Machine </w:t>
      </w:r>
      <w:proofErr w:type="spellStart"/>
      <w:r w:rsidRPr="00B2624E">
        <w:rPr>
          <w:rFonts w:ascii="Times New Roman" w:hAnsi="Times New Roman" w:cs="Times New Roman"/>
          <w:b/>
          <w:bCs/>
          <w:i/>
          <w:iCs/>
        </w:rPr>
        <w:t>Learning</w:t>
      </w:r>
      <w:proofErr w:type="spellEnd"/>
      <w:r w:rsidRPr="00B2624E">
        <w:rPr>
          <w:rFonts w:ascii="Times New Roman" w:hAnsi="Times New Roman" w:cs="Times New Roman"/>
          <w:b/>
          <w:bCs/>
        </w:rPr>
        <w:t>:</w:t>
      </w:r>
    </w:p>
    <w:p w14:paraId="3C9BBA6C" w14:textId="77777777" w:rsidR="00B2624E" w:rsidRPr="00B2624E" w:rsidRDefault="00B2624E" w:rsidP="00B2624E">
      <w:pPr>
        <w:numPr>
          <w:ilvl w:val="1"/>
          <w:numId w:val="5"/>
        </w:numPr>
        <w:jc w:val="both"/>
        <w:rPr>
          <w:rFonts w:ascii="Times New Roman" w:hAnsi="Times New Roman" w:cs="Times New Roman"/>
        </w:rPr>
      </w:pPr>
      <w:proofErr w:type="spellStart"/>
      <w:r w:rsidRPr="00B2624E">
        <w:rPr>
          <w:rFonts w:ascii="Times New Roman" w:hAnsi="Times New Roman" w:cs="Times New Roman"/>
          <w:b/>
          <w:bCs/>
        </w:rPr>
        <w:t>XGBoost</w:t>
      </w:r>
      <w:proofErr w:type="spellEnd"/>
      <w:r w:rsidRPr="00B2624E">
        <w:rPr>
          <w:rFonts w:ascii="Times New Roman" w:hAnsi="Times New Roman" w:cs="Times New Roman"/>
          <w:b/>
          <w:bCs/>
        </w:rPr>
        <w:t xml:space="preserve"> (</w:t>
      </w:r>
      <w:proofErr w:type="spellStart"/>
      <w:r w:rsidRPr="00B2624E">
        <w:rPr>
          <w:rFonts w:ascii="Times New Roman" w:hAnsi="Times New Roman" w:cs="Times New Roman"/>
          <w:b/>
          <w:bCs/>
        </w:rPr>
        <w:t>eXtreme</w:t>
      </w:r>
      <w:proofErr w:type="spellEnd"/>
      <w:r w:rsidRPr="00B2624E">
        <w:rPr>
          <w:rFonts w:ascii="Times New Roman" w:hAnsi="Times New Roman" w:cs="Times New Roman"/>
          <w:b/>
          <w:bCs/>
        </w:rPr>
        <w:t xml:space="preserve"> </w:t>
      </w:r>
      <w:proofErr w:type="spellStart"/>
      <w:r w:rsidRPr="00B2624E">
        <w:rPr>
          <w:rFonts w:ascii="Times New Roman" w:hAnsi="Times New Roman" w:cs="Times New Roman"/>
          <w:b/>
          <w:bCs/>
        </w:rPr>
        <w:t>Gradient</w:t>
      </w:r>
      <w:proofErr w:type="spellEnd"/>
      <w:r w:rsidRPr="00B2624E">
        <w:rPr>
          <w:rFonts w:ascii="Times New Roman" w:hAnsi="Times New Roman" w:cs="Times New Roman"/>
          <w:b/>
          <w:bCs/>
        </w:rPr>
        <w:t xml:space="preserve"> </w:t>
      </w:r>
      <w:proofErr w:type="spellStart"/>
      <w:r w:rsidRPr="00B2624E">
        <w:rPr>
          <w:rFonts w:ascii="Times New Roman" w:hAnsi="Times New Roman" w:cs="Times New Roman"/>
          <w:b/>
          <w:bCs/>
        </w:rPr>
        <w:t>Boosting</w:t>
      </w:r>
      <w:proofErr w:type="spellEnd"/>
      <w:r w:rsidRPr="00B2624E">
        <w:rPr>
          <w:rFonts w:ascii="Times New Roman" w:hAnsi="Times New Roman" w:cs="Times New Roman"/>
          <w:b/>
          <w:bCs/>
        </w:rPr>
        <w:t>):</w:t>
      </w:r>
      <w:r w:rsidRPr="00B2624E">
        <w:rPr>
          <w:rFonts w:ascii="Times New Roman" w:hAnsi="Times New Roman" w:cs="Times New Roman"/>
        </w:rPr>
        <w:t xml:space="preserve"> Un modelo de </w:t>
      </w:r>
      <w:r w:rsidRPr="00B2624E">
        <w:rPr>
          <w:rFonts w:ascii="Times New Roman" w:hAnsi="Times New Roman" w:cs="Times New Roman"/>
          <w:i/>
          <w:iCs/>
        </w:rPr>
        <w:t>ensemble</w:t>
      </w:r>
      <w:r w:rsidRPr="00B2624E">
        <w:rPr>
          <w:rFonts w:ascii="Times New Roman" w:hAnsi="Times New Roman" w:cs="Times New Roman"/>
        </w:rPr>
        <w:t xml:space="preserve"> que ha demostrado ser robusto en la predicción de series de tiempo no lineales, ideal para capturar las relaciones complejas y no paramétricas.</w:t>
      </w:r>
    </w:p>
    <w:p w14:paraId="3D4BA663" w14:textId="77777777" w:rsidR="00B2624E" w:rsidRPr="00B2624E" w:rsidRDefault="00B2624E" w:rsidP="00B2624E">
      <w:pPr>
        <w:numPr>
          <w:ilvl w:val="1"/>
          <w:numId w:val="5"/>
        </w:numPr>
        <w:jc w:val="both"/>
        <w:rPr>
          <w:rFonts w:ascii="Times New Roman" w:hAnsi="Times New Roman" w:cs="Times New Roman"/>
        </w:rPr>
      </w:pPr>
      <w:r w:rsidRPr="00B2624E">
        <w:rPr>
          <w:rFonts w:ascii="Times New Roman" w:hAnsi="Times New Roman" w:cs="Times New Roman"/>
          <w:b/>
          <w:bCs/>
        </w:rPr>
        <w:t>LSTM (Long Short-</w:t>
      </w:r>
      <w:proofErr w:type="spellStart"/>
      <w:r w:rsidRPr="00B2624E">
        <w:rPr>
          <w:rFonts w:ascii="Times New Roman" w:hAnsi="Times New Roman" w:cs="Times New Roman"/>
          <w:b/>
          <w:bCs/>
        </w:rPr>
        <w:t>Term</w:t>
      </w:r>
      <w:proofErr w:type="spellEnd"/>
      <w:r w:rsidRPr="00B2624E">
        <w:rPr>
          <w:rFonts w:ascii="Times New Roman" w:hAnsi="Times New Roman" w:cs="Times New Roman"/>
          <w:b/>
          <w:bCs/>
        </w:rPr>
        <w:t xml:space="preserve"> </w:t>
      </w:r>
      <w:proofErr w:type="spellStart"/>
      <w:r w:rsidRPr="00B2624E">
        <w:rPr>
          <w:rFonts w:ascii="Times New Roman" w:hAnsi="Times New Roman" w:cs="Times New Roman"/>
          <w:b/>
          <w:bCs/>
        </w:rPr>
        <w:t>Memory</w:t>
      </w:r>
      <w:proofErr w:type="spellEnd"/>
      <w:r w:rsidRPr="00B2624E">
        <w:rPr>
          <w:rFonts w:ascii="Times New Roman" w:hAnsi="Times New Roman" w:cs="Times New Roman"/>
          <w:b/>
          <w:bCs/>
        </w:rPr>
        <w:t>):</w:t>
      </w:r>
      <w:r w:rsidRPr="00B2624E">
        <w:rPr>
          <w:rFonts w:ascii="Times New Roman" w:hAnsi="Times New Roman" w:cs="Times New Roman"/>
        </w:rPr>
        <w:t xml:space="preserve"> Una arquitectura de red neuronal recurrente, diseñada específicamente para capturar las dependencias a largo plazo en secuencias de datos, </w:t>
      </w:r>
      <w:r w:rsidRPr="00014FC0">
        <w:rPr>
          <w:rFonts w:ascii="Times New Roman" w:hAnsi="Times New Roman" w:cs="Times New Roman"/>
          <w:highlight w:val="yellow"/>
          <w:rPrChange w:id="15" w:author="Yurley Katherinne Quiroga Duran" w:date="2025-11-07T00:11:00Z" w16du:dateUtc="2025-11-07T05:11:00Z">
            <w:rPr>
              <w:rFonts w:ascii="Times New Roman" w:hAnsi="Times New Roman" w:cs="Times New Roman"/>
            </w:rPr>
          </w:rPrChange>
        </w:rPr>
        <w:t xml:space="preserve">lo cual es fundamental para predecir un </w:t>
      </w:r>
      <w:proofErr w:type="spellStart"/>
      <w:r w:rsidRPr="00014FC0">
        <w:rPr>
          <w:rFonts w:ascii="Times New Roman" w:hAnsi="Times New Roman" w:cs="Times New Roman"/>
          <w:i/>
          <w:iCs/>
          <w:highlight w:val="yellow"/>
          <w:rPrChange w:id="16" w:author="Yurley Katherinne Quiroga Duran" w:date="2025-11-07T00:11:00Z" w16du:dateUtc="2025-11-07T05:11:00Z">
            <w:rPr>
              <w:rFonts w:ascii="Times New Roman" w:hAnsi="Times New Roman" w:cs="Times New Roman"/>
              <w:i/>
              <w:iCs/>
            </w:rPr>
          </w:rPrChange>
        </w:rPr>
        <w:t>commodity</w:t>
      </w:r>
      <w:proofErr w:type="spellEnd"/>
      <w:r w:rsidRPr="00014FC0">
        <w:rPr>
          <w:rFonts w:ascii="Times New Roman" w:hAnsi="Times New Roman" w:cs="Times New Roman"/>
          <w:highlight w:val="yellow"/>
          <w:rPrChange w:id="17" w:author="Yurley Katherinne Quiroga Duran" w:date="2025-11-07T00:11:00Z" w16du:dateUtc="2025-11-07T05:11:00Z">
            <w:rPr>
              <w:rFonts w:ascii="Times New Roman" w:hAnsi="Times New Roman" w:cs="Times New Roman"/>
            </w:rPr>
          </w:rPrChange>
        </w:rPr>
        <w:t xml:space="preserve"> cuyo precio depende del contexto histórico extendido</w:t>
      </w:r>
      <w:r w:rsidRPr="00B2624E">
        <w:rPr>
          <w:rFonts w:ascii="Times New Roman" w:hAnsi="Times New Roman" w:cs="Times New Roman"/>
        </w:rPr>
        <w:t>.</w:t>
      </w:r>
    </w:p>
    <w:p w14:paraId="1A3B060C" w14:textId="77777777" w:rsidR="00B2624E" w:rsidRPr="00B2624E" w:rsidRDefault="00B2624E" w:rsidP="00B2624E">
      <w:pPr>
        <w:jc w:val="both"/>
        <w:rPr>
          <w:rFonts w:ascii="Times New Roman" w:hAnsi="Times New Roman" w:cs="Times New Roman"/>
          <w:b/>
          <w:bCs/>
        </w:rPr>
      </w:pPr>
      <w:r w:rsidRPr="00B2624E">
        <w:rPr>
          <w:rFonts w:ascii="Times New Roman" w:hAnsi="Times New Roman" w:cs="Times New Roman"/>
          <w:b/>
          <w:bCs/>
        </w:rPr>
        <w:t>2.3. Criterios de Evaluación y Validación</w:t>
      </w:r>
    </w:p>
    <w:p w14:paraId="6563CB48" w14:textId="77777777" w:rsidR="00B2624E" w:rsidRPr="00B2624E" w:rsidRDefault="00B2624E" w:rsidP="00B2624E">
      <w:pPr>
        <w:jc w:val="both"/>
        <w:rPr>
          <w:rFonts w:ascii="Times New Roman" w:hAnsi="Times New Roman" w:cs="Times New Roman"/>
        </w:rPr>
      </w:pPr>
      <w:r w:rsidRPr="00B2624E">
        <w:rPr>
          <w:rFonts w:ascii="Times New Roman" w:hAnsi="Times New Roman" w:cs="Times New Roman"/>
        </w:rPr>
        <w:t>La solidez del modelo se determinará mediante una validación rigurosa enfocada en la precisión y, lo más importante, la utilidad práctica.</w:t>
      </w:r>
    </w:p>
    <w:p w14:paraId="407A6997" w14:textId="1EE0589F" w:rsidR="00B2624E" w:rsidRPr="00B2624E" w:rsidRDefault="00B2624E" w:rsidP="00B2624E">
      <w:pPr>
        <w:numPr>
          <w:ilvl w:val="0"/>
          <w:numId w:val="6"/>
        </w:numPr>
        <w:jc w:val="both"/>
        <w:rPr>
          <w:rFonts w:ascii="Times New Roman" w:hAnsi="Times New Roman" w:cs="Times New Roman"/>
        </w:rPr>
      </w:pPr>
      <w:commentRangeStart w:id="18"/>
      <w:r w:rsidRPr="00B2624E">
        <w:rPr>
          <w:rFonts w:ascii="Times New Roman" w:hAnsi="Times New Roman" w:cs="Times New Roman"/>
          <w:b/>
          <w:bCs/>
        </w:rPr>
        <w:t>Métricas de Precisión</w:t>
      </w:r>
      <w:commentRangeEnd w:id="18"/>
      <w:r w:rsidR="00024CAE">
        <w:rPr>
          <w:rStyle w:val="Refdecomentario"/>
        </w:rPr>
        <w:commentReference w:id="18"/>
      </w:r>
      <w:r w:rsidRPr="00B2624E">
        <w:rPr>
          <w:rFonts w:ascii="Times New Roman" w:hAnsi="Times New Roman" w:cs="Times New Roman"/>
          <w:b/>
          <w:bCs/>
        </w:rPr>
        <w:t>:</w:t>
      </w:r>
      <w:r w:rsidRPr="00B2624E">
        <w:rPr>
          <w:rFonts w:ascii="Times New Roman" w:hAnsi="Times New Roman" w:cs="Times New Roman"/>
        </w:rPr>
        <w:t xml:space="preserve"> Se utilizarán el Error Absoluto Medio (MAE), la Raíz del Error Cuadrático Medio (RMSE) y el Criterio de Información de Akaike (AIC, para modelos de series de tiempo).</w:t>
      </w:r>
    </w:p>
    <w:p w14:paraId="69207321" w14:textId="727BE899" w:rsidR="00105F3B" w:rsidRDefault="00B2624E" w:rsidP="00105F3B">
      <w:pPr>
        <w:numPr>
          <w:ilvl w:val="0"/>
          <w:numId w:val="6"/>
        </w:numPr>
        <w:jc w:val="both"/>
        <w:rPr>
          <w:rFonts w:ascii="Times New Roman" w:hAnsi="Times New Roman" w:cs="Times New Roman"/>
        </w:rPr>
      </w:pPr>
      <w:proofErr w:type="spellStart"/>
      <w:r w:rsidRPr="00B2624E">
        <w:rPr>
          <w:rFonts w:ascii="Times New Roman" w:hAnsi="Times New Roman" w:cs="Times New Roman"/>
          <w:b/>
          <w:bCs/>
        </w:rPr>
        <w:t>Backtesting</w:t>
      </w:r>
      <w:proofErr w:type="spellEnd"/>
      <w:r w:rsidRPr="00B2624E">
        <w:rPr>
          <w:rFonts w:ascii="Times New Roman" w:hAnsi="Times New Roman" w:cs="Times New Roman"/>
          <w:b/>
          <w:bCs/>
        </w:rPr>
        <w:t xml:space="preserve"> y Construcción de Intervalos:</w:t>
      </w:r>
      <w:r w:rsidRPr="00B2624E">
        <w:rPr>
          <w:rFonts w:ascii="Times New Roman" w:hAnsi="Times New Roman" w:cs="Times New Roman"/>
        </w:rPr>
        <w:t xml:space="preserve"> El modelo seleccionado será sometido a un </w:t>
      </w:r>
      <w:proofErr w:type="spellStart"/>
      <w:r w:rsidRPr="00B2624E">
        <w:rPr>
          <w:rFonts w:ascii="Times New Roman" w:hAnsi="Times New Roman" w:cs="Times New Roman"/>
          <w:i/>
          <w:iCs/>
        </w:rPr>
        <w:t>backtesting</w:t>
      </w:r>
      <w:proofErr w:type="spellEnd"/>
      <w:r w:rsidRPr="00B2624E">
        <w:rPr>
          <w:rFonts w:ascii="Times New Roman" w:hAnsi="Times New Roman" w:cs="Times New Roman"/>
        </w:rPr>
        <w:t xml:space="preserve"> intensivo. </w:t>
      </w:r>
      <w:commentRangeStart w:id="19"/>
      <w:r w:rsidRPr="00B2624E">
        <w:rPr>
          <w:rFonts w:ascii="Times New Roman" w:hAnsi="Times New Roman" w:cs="Times New Roman"/>
        </w:rPr>
        <w:t>La contribución central de la tesis</w:t>
      </w:r>
      <w:commentRangeEnd w:id="19"/>
      <w:r w:rsidR="00024CAE">
        <w:rPr>
          <w:rStyle w:val="Refdecomentario"/>
        </w:rPr>
        <w:commentReference w:id="19"/>
      </w:r>
      <w:r w:rsidRPr="00B2624E">
        <w:rPr>
          <w:rFonts w:ascii="Times New Roman" w:hAnsi="Times New Roman" w:cs="Times New Roman"/>
        </w:rPr>
        <w:t xml:space="preserve">, la generación de intervalos de predicción (o bandas de incertidumbre), se evaluará mediante pruebas </w:t>
      </w:r>
      <w:r w:rsidRPr="00B2624E">
        <w:rPr>
          <w:rFonts w:ascii="Times New Roman" w:hAnsi="Times New Roman" w:cs="Times New Roman"/>
        </w:rPr>
        <w:lastRenderedPageBreak/>
        <w:t>de calibración que aseguren que los intervalos reflejan fielmente la incertidumbre del pronóstico.</w:t>
      </w:r>
    </w:p>
    <w:p w14:paraId="43759350" w14:textId="443F6B41" w:rsidR="00105F3B" w:rsidRPr="00105F3B" w:rsidRDefault="00105F3B" w:rsidP="00105F3B">
      <w:pPr>
        <w:jc w:val="both"/>
        <w:rPr>
          <w:rFonts w:ascii="Times New Roman" w:hAnsi="Times New Roman" w:cs="Times New Roman"/>
          <w:b/>
          <w:bCs/>
        </w:rPr>
      </w:pPr>
      <w:r w:rsidRPr="00105F3B">
        <w:rPr>
          <w:rFonts w:ascii="Times New Roman" w:hAnsi="Times New Roman" w:cs="Times New Roman"/>
          <w:b/>
          <w:bCs/>
        </w:rPr>
        <w:t xml:space="preserve">3. Marco Teórico y </w:t>
      </w:r>
      <w:commentRangeStart w:id="20"/>
      <w:commentRangeStart w:id="21"/>
      <w:r w:rsidRPr="00105F3B">
        <w:rPr>
          <w:rFonts w:ascii="Times New Roman" w:hAnsi="Times New Roman" w:cs="Times New Roman"/>
          <w:b/>
          <w:bCs/>
        </w:rPr>
        <w:t>Revisión de Literatura</w:t>
      </w:r>
      <w:commentRangeEnd w:id="20"/>
      <w:r w:rsidR="00024CAE">
        <w:rPr>
          <w:rStyle w:val="Refdecomentario"/>
        </w:rPr>
        <w:commentReference w:id="20"/>
      </w:r>
      <w:commentRangeEnd w:id="21"/>
      <w:r w:rsidR="00A14119">
        <w:rPr>
          <w:rStyle w:val="Refdecomentario"/>
        </w:rPr>
        <w:commentReference w:id="21"/>
      </w:r>
    </w:p>
    <w:p w14:paraId="10A14253" w14:textId="77777777" w:rsidR="00105F3B" w:rsidRPr="00105F3B" w:rsidRDefault="00105F3B" w:rsidP="00105F3B">
      <w:pPr>
        <w:jc w:val="both"/>
        <w:rPr>
          <w:rFonts w:ascii="Times New Roman" w:hAnsi="Times New Roman" w:cs="Times New Roman"/>
        </w:rPr>
      </w:pPr>
      <w:r w:rsidRPr="00105F3B">
        <w:rPr>
          <w:rFonts w:ascii="Times New Roman" w:hAnsi="Times New Roman" w:cs="Times New Roman"/>
        </w:rPr>
        <w:t xml:space="preserve">El desarrollo de un modelo de predicción robusto exige comprender el contexto académico en torno a la modelación de series de tiempo de </w:t>
      </w:r>
      <w:proofErr w:type="spellStart"/>
      <w:r w:rsidRPr="00105F3B">
        <w:rPr>
          <w:rFonts w:ascii="Times New Roman" w:hAnsi="Times New Roman" w:cs="Times New Roman"/>
          <w:i/>
          <w:iCs/>
        </w:rPr>
        <w:t>commodities</w:t>
      </w:r>
      <w:proofErr w:type="spellEnd"/>
      <w:r w:rsidRPr="00105F3B">
        <w:rPr>
          <w:rFonts w:ascii="Times New Roman" w:hAnsi="Times New Roman" w:cs="Times New Roman"/>
        </w:rPr>
        <w:t xml:space="preserve"> agrícolas y la incorporación de incertidumbre.</w:t>
      </w:r>
    </w:p>
    <w:p w14:paraId="157A30F6" w14:textId="77777777" w:rsidR="00105F3B" w:rsidRPr="00105F3B" w:rsidRDefault="00105F3B" w:rsidP="00105F3B">
      <w:pPr>
        <w:jc w:val="both"/>
        <w:rPr>
          <w:rFonts w:ascii="Times New Roman" w:hAnsi="Times New Roman" w:cs="Times New Roman"/>
          <w:b/>
          <w:bCs/>
        </w:rPr>
      </w:pPr>
      <w:r w:rsidRPr="00105F3B">
        <w:rPr>
          <w:rFonts w:ascii="Times New Roman" w:hAnsi="Times New Roman" w:cs="Times New Roman"/>
          <w:b/>
          <w:bCs/>
        </w:rPr>
        <w:t xml:space="preserve">3.1. Modelos Econométricos en la Predicción de </w:t>
      </w:r>
      <w:proofErr w:type="spellStart"/>
      <w:r w:rsidRPr="00105F3B">
        <w:rPr>
          <w:rFonts w:ascii="Times New Roman" w:hAnsi="Times New Roman" w:cs="Times New Roman"/>
          <w:b/>
          <w:bCs/>
          <w:i/>
          <w:iCs/>
        </w:rPr>
        <w:t>Commodities</w:t>
      </w:r>
      <w:proofErr w:type="spellEnd"/>
    </w:p>
    <w:p w14:paraId="0BB519CC" w14:textId="77777777" w:rsidR="00105F3B" w:rsidRPr="00105F3B" w:rsidRDefault="00105F3B" w:rsidP="00105F3B">
      <w:pPr>
        <w:jc w:val="both"/>
        <w:rPr>
          <w:rFonts w:ascii="Times New Roman" w:hAnsi="Times New Roman" w:cs="Times New Roman"/>
        </w:rPr>
      </w:pPr>
      <w:r w:rsidRPr="00105F3B">
        <w:rPr>
          <w:rFonts w:ascii="Times New Roman" w:hAnsi="Times New Roman" w:cs="Times New Roman"/>
        </w:rPr>
        <w:t>La modelación del precio del cacao y otros productos agrícolas tradicionalmente se ha abordado mediante la econometría de series de tiempo.</w:t>
      </w:r>
    </w:p>
    <w:p w14:paraId="3DAB6513" w14:textId="77777777" w:rsidR="00105F3B" w:rsidRPr="00105F3B" w:rsidRDefault="00105F3B" w:rsidP="00105F3B">
      <w:pPr>
        <w:numPr>
          <w:ilvl w:val="0"/>
          <w:numId w:val="7"/>
        </w:numPr>
        <w:jc w:val="both"/>
        <w:rPr>
          <w:rFonts w:ascii="Times New Roman" w:hAnsi="Times New Roman" w:cs="Times New Roman"/>
        </w:rPr>
      </w:pPr>
      <w:r w:rsidRPr="00105F3B">
        <w:rPr>
          <w:rFonts w:ascii="Times New Roman" w:hAnsi="Times New Roman" w:cs="Times New Roman"/>
          <w:b/>
          <w:bCs/>
        </w:rPr>
        <w:t xml:space="preserve">Modelos </w:t>
      </w:r>
      <w:proofErr w:type="spellStart"/>
      <w:r w:rsidRPr="00105F3B">
        <w:rPr>
          <w:rFonts w:ascii="Times New Roman" w:hAnsi="Times New Roman" w:cs="Times New Roman"/>
          <w:b/>
          <w:bCs/>
        </w:rPr>
        <w:t>Univariados</w:t>
      </w:r>
      <w:proofErr w:type="spellEnd"/>
      <w:r w:rsidRPr="00105F3B">
        <w:rPr>
          <w:rFonts w:ascii="Times New Roman" w:hAnsi="Times New Roman" w:cs="Times New Roman"/>
          <w:b/>
          <w:bCs/>
        </w:rPr>
        <w:t xml:space="preserve"> (ARIMA y SARIMA):</w:t>
      </w:r>
      <w:r w:rsidRPr="00105F3B">
        <w:rPr>
          <w:rFonts w:ascii="Times New Roman" w:hAnsi="Times New Roman" w:cs="Times New Roman"/>
        </w:rPr>
        <w:t xml:space="preserve"> Son la línea base por su interpretabilidad (Box &amp; Jenkins, 1970). Su uso en el sector agrícola está ampliamente documentado; por ejemplo, Delgadillo-Ruiz et al. (2016) demostraron la eficacia de los modelos ARIMA en la predicción del rendimiento de granos básicos (maíz, frijol, arroz) en México. </w:t>
      </w:r>
      <w:r w:rsidRPr="00014FC0">
        <w:rPr>
          <w:rFonts w:ascii="Times New Roman" w:hAnsi="Times New Roman" w:cs="Times New Roman"/>
          <w:highlight w:val="yellow"/>
          <w:rPrChange w:id="22" w:author="Yurley Katherinne Quiroga Duran" w:date="2025-11-07T00:11:00Z" w16du:dateUtc="2025-11-07T05:11:00Z">
            <w:rPr>
              <w:rFonts w:ascii="Times New Roman" w:hAnsi="Times New Roman" w:cs="Times New Roman"/>
            </w:rPr>
          </w:rPrChange>
        </w:rPr>
        <w:t xml:space="preserve">Esto establece un punto de partida fundamental para cualquier análisis de </w:t>
      </w:r>
      <w:proofErr w:type="spellStart"/>
      <w:r w:rsidRPr="00014FC0">
        <w:rPr>
          <w:rFonts w:ascii="Times New Roman" w:hAnsi="Times New Roman" w:cs="Times New Roman"/>
          <w:i/>
          <w:iCs/>
          <w:highlight w:val="yellow"/>
          <w:rPrChange w:id="23" w:author="Yurley Katherinne Quiroga Duran" w:date="2025-11-07T00:11:00Z" w16du:dateUtc="2025-11-07T05:11:00Z">
            <w:rPr>
              <w:rFonts w:ascii="Times New Roman" w:hAnsi="Times New Roman" w:cs="Times New Roman"/>
              <w:i/>
              <w:iCs/>
            </w:rPr>
          </w:rPrChange>
        </w:rPr>
        <w:t>commodities</w:t>
      </w:r>
      <w:proofErr w:type="spellEnd"/>
      <w:r w:rsidRPr="00014FC0">
        <w:rPr>
          <w:rFonts w:ascii="Times New Roman" w:hAnsi="Times New Roman" w:cs="Times New Roman"/>
          <w:highlight w:val="yellow"/>
          <w:rPrChange w:id="24" w:author="Yurley Katherinne Quiroga Duran" w:date="2025-11-07T00:11:00Z" w16du:dateUtc="2025-11-07T05:11:00Z">
            <w:rPr>
              <w:rFonts w:ascii="Times New Roman" w:hAnsi="Times New Roman" w:cs="Times New Roman"/>
            </w:rPr>
          </w:rPrChange>
        </w:rPr>
        <w:t xml:space="preserve"> agrícolas.</w:t>
      </w:r>
    </w:p>
    <w:p w14:paraId="73516C0E" w14:textId="77777777" w:rsidR="00105F3B" w:rsidRPr="00105F3B" w:rsidRDefault="00105F3B" w:rsidP="00105F3B">
      <w:pPr>
        <w:numPr>
          <w:ilvl w:val="0"/>
          <w:numId w:val="7"/>
        </w:numPr>
        <w:jc w:val="both"/>
        <w:rPr>
          <w:rFonts w:ascii="Times New Roman" w:hAnsi="Times New Roman" w:cs="Times New Roman"/>
        </w:rPr>
      </w:pPr>
      <w:r w:rsidRPr="00105F3B">
        <w:rPr>
          <w:rFonts w:ascii="Times New Roman" w:hAnsi="Times New Roman" w:cs="Times New Roman"/>
          <w:b/>
          <w:bCs/>
        </w:rPr>
        <w:t>Modelos Multivariados (VAR y SARIMAX):</w:t>
      </w:r>
      <w:r w:rsidRPr="00105F3B">
        <w:rPr>
          <w:rFonts w:ascii="Times New Roman" w:hAnsi="Times New Roman" w:cs="Times New Roman"/>
        </w:rPr>
        <w:t xml:space="preserve"> Se emplean para capturar la interdependencia dinámica entre precios y variables macroeconómicas (Sims, 1980). Sin embargo, estudios recientes en la optimización de la cadena de suministro, como el de Escobar Cortés et al. (2025), también utilizan los modelos SARIMAX para capturar la estacionalidad en la demanda de alimentos, </w:t>
      </w:r>
      <w:r w:rsidRPr="00014FC0">
        <w:rPr>
          <w:rFonts w:ascii="Times New Roman" w:hAnsi="Times New Roman" w:cs="Times New Roman"/>
          <w:highlight w:val="yellow"/>
          <w:rPrChange w:id="25" w:author="Yurley Katherinne Quiroga Duran" w:date="2025-11-07T00:11:00Z" w16du:dateUtc="2025-11-07T05:11:00Z">
            <w:rPr>
              <w:rFonts w:ascii="Times New Roman" w:hAnsi="Times New Roman" w:cs="Times New Roman"/>
            </w:rPr>
          </w:rPrChange>
        </w:rPr>
        <w:t>confirmando su relevancia cuando la serie de tiempo tiene patrones recurrentes claros.</w:t>
      </w:r>
    </w:p>
    <w:p w14:paraId="15AB5358" w14:textId="77777777" w:rsidR="00105F3B" w:rsidRPr="00105F3B" w:rsidRDefault="00105F3B" w:rsidP="00105F3B">
      <w:pPr>
        <w:jc w:val="both"/>
        <w:rPr>
          <w:rFonts w:ascii="Times New Roman" w:hAnsi="Times New Roman" w:cs="Times New Roman"/>
          <w:b/>
          <w:bCs/>
        </w:rPr>
      </w:pPr>
      <w:r w:rsidRPr="00105F3B">
        <w:rPr>
          <w:rFonts w:ascii="Times New Roman" w:hAnsi="Times New Roman" w:cs="Times New Roman"/>
          <w:b/>
          <w:bCs/>
        </w:rPr>
        <w:t xml:space="preserve">3.2. Aplicación y Comparación de </w:t>
      </w:r>
      <w:r w:rsidRPr="00105F3B">
        <w:rPr>
          <w:rFonts w:ascii="Times New Roman" w:hAnsi="Times New Roman" w:cs="Times New Roman"/>
          <w:b/>
          <w:bCs/>
          <w:i/>
          <w:iCs/>
        </w:rPr>
        <w:t xml:space="preserve">Machine </w:t>
      </w:r>
      <w:proofErr w:type="spellStart"/>
      <w:r w:rsidRPr="00105F3B">
        <w:rPr>
          <w:rFonts w:ascii="Times New Roman" w:hAnsi="Times New Roman" w:cs="Times New Roman"/>
          <w:b/>
          <w:bCs/>
          <w:i/>
          <w:iCs/>
        </w:rPr>
        <w:t>Learning</w:t>
      </w:r>
      <w:proofErr w:type="spellEnd"/>
      <w:r w:rsidRPr="00105F3B">
        <w:rPr>
          <w:rFonts w:ascii="Times New Roman" w:hAnsi="Times New Roman" w:cs="Times New Roman"/>
          <w:b/>
          <w:bCs/>
        </w:rPr>
        <w:t xml:space="preserve"> a Series de Tiempo</w:t>
      </w:r>
    </w:p>
    <w:p w14:paraId="68A90CFD" w14:textId="77777777" w:rsidR="00105F3B" w:rsidRPr="00105F3B" w:rsidRDefault="00105F3B" w:rsidP="00105F3B">
      <w:pPr>
        <w:jc w:val="both"/>
        <w:rPr>
          <w:rFonts w:ascii="Times New Roman" w:hAnsi="Times New Roman" w:cs="Times New Roman"/>
        </w:rPr>
      </w:pPr>
      <w:r w:rsidRPr="00105F3B">
        <w:rPr>
          <w:rFonts w:ascii="Times New Roman" w:hAnsi="Times New Roman" w:cs="Times New Roman"/>
        </w:rPr>
        <w:t xml:space="preserve">La necesidad de capturar patrones no lineales y la creciente volatilidad han posicionado los modelos de </w:t>
      </w:r>
      <w:r w:rsidRPr="00105F3B">
        <w:rPr>
          <w:rFonts w:ascii="Times New Roman" w:hAnsi="Times New Roman" w:cs="Times New Roman"/>
          <w:i/>
          <w:iCs/>
        </w:rPr>
        <w:t xml:space="preserve">Machine </w:t>
      </w:r>
      <w:proofErr w:type="spellStart"/>
      <w:r w:rsidRPr="00105F3B">
        <w:rPr>
          <w:rFonts w:ascii="Times New Roman" w:hAnsi="Times New Roman" w:cs="Times New Roman"/>
          <w:i/>
          <w:iCs/>
        </w:rPr>
        <w:t>Learning</w:t>
      </w:r>
      <w:proofErr w:type="spellEnd"/>
      <w:r w:rsidRPr="00105F3B">
        <w:rPr>
          <w:rFonts w:ascii="Times New Roman" w:hAnsi="Times New Roman" w:cs="Times New Roman"/>
        </w:rPr>
        <w:t xml:space="preserve"> (ML) como el estándar de frontera.</w:t>
      </w:r>
    </w:p>
    <w:p w14:paraId="386444B1" w14:textId="153A0421" w:rsidR="00105F3B" w:rsidRDefault="00105F3B" w:rsidP="00105F3B">
      <w:pPr>
        <w:numPr>
          <w:ilvl w:val="0"/>
          <w:numId w:val="8"/>
        </w:numPr>
        <w:jc w:val="both"/>
        <w:rPr>
          <w:rFonts w:ascii="Times New Roman" w:hAnsi="Times New Roman" w:cs="Times New Roman"/>
        </w:rPr>
      </w:pPr>
      <w:r w:rsidRPr="00105F3B">
        <w:rPr>
          <w:rFonts w:ascii="Times New Roman" w:hAnsi="Times New Roman" w:cs="Times New Roman"/>
          <w:b/>
          <w:bCs/>
        </w:rPr>
        <w:t>Enfoque Comparativo (</w:t>
      </w:r>
      <w:r w:rsidR="005C52BB">
        <w:rPr>
          <w:rFonts w:ascii="Times New Roman" w:hAnsi="Times New Roman" w:cs="Times New Roman"/>
          <w:b/>
          <w:bCs/>
        </w:rPr>
        <w:t>c</w:t>
      </w:r>
      <w:r w:rsidRPr="00105F3B">
        <w:rPr>
          <w:rFonts w:ascii="Times New Roman" w:hAnsi="Times New Roman" w:cs="Times New Roman"/>
          <w:b/>
          <w:bCs/>
        </w:rPr>
        <w:t>lásico vs. ML):</w:t>
      </w:r>
      <w:r w:rsidRPr="00105F3B">
        <w:rPr>
          <w:rFonts w:ascii="Times New Roman" w:hAnsi="Times New Roman" w:cs="Times New Roman"/>
        </w:rPr>
        <w:t xml:space="preserve"> El enfoque de esta tesis, que compara ambos tipos de modelos, se justifica por la literatura. </w:t>
      </w:r>
      <w:proofErr w:type="spellStart"/>
      <w:r w:rsidRPr="00105F3B">
        <w:rPr>
          <w:rFonts w:ascii="Times New Roman" w:hAnsi="Times New Roman" w:cs="Times New Roman"/>
        </w:rPr>
        <w:t>Ampountolas</w:t>
      </w:r>
      <w:proofErr w:type="spellEnd"/>
      <w:r w:rsidRPr="00105F3B">
        <w:rPr>
          <w:rFonts w:ascii="Times New Roman" w:hAnsi="Times New Roman" w:cs="Times New Roman"/>
        </w:rPr>
        <w:t xml:space="preserve"> (2024), al predecir futuros de jugo de naranja, y Escobar Cortés et al. (2025), en la optimización de la cadena de alimentos, concluyen que un enfoque híbrido (estadístico para tendencias lineales y ML para no linealidades) ofrece la mayor precisión.</w:t>
      </w:r>
      <w:r w:rsidR="00805BB3">
        <w:rPr>
          <w:rFonts w:ascii="Times New Roman" w:hAnsi="Times New Roman" w:cs="Times New Roman"/>
        </w:rPr>
        <w:t xml:space="preserve"> </w:t>
      </w:r>
      <w:r w:rsidR="00805BB3" w:rsidRPr="00805BB3">
        <w:rPr>
          <w:rFonts w:ascii="Times New Roman" w:hAnsi="Times New Roman" w:cs="Times New Roman"/>
        </w:rPr>
        <w:t xml:space="preserve">El enfoque comparativo adoptado en esta tesis se justifica plenamente al considerar las fortalezas y debilidades de cada familia de modelos. Tal como se resume en la Tabla 2, los modelos clásicos proporcionan la interpretabilidad necesaria, mientras que los modelos de Machine </w:t>
      </w:r>
      <w:proofErr w:type="spellStart"/>
      <w:r w:rsidR="00805BB3" w:rsidRPr="00805BB3">
        <w:rPr>
          <w:rFonts w:ascii="Times New Roman" w:hAnsi="Times New Roman" w:cs="Times New Roman"/>
        </w:rPr>
        <w:t>Learning</w:t>
      </w:r>
      <w:proofErr w:type="spellEnd"/>
      <w:r w:rsidR="00805BB3" w:rsidRPr="00805BB3">
        <w:rPr>
          <w:rFonts w:ascii="Times New Roman" w:hAnsi="Times New Roman" w:cs="Times New Roman"/>
        </w:rPr>
        <w:t xml:space="preserve"> son indispensables para modelar la complejidad y la no linealidad introducida por el reciente </w:t>
      </w:r>
      <w:r w:rsidR="00805BB3" w:rsidRPr="00805BB3">
        <w:rPr>
          <w:rFonts w:ascii="Times New Roman" w:hAnsi="Times New Roman" w:cs="Times New Roman"/>
          <w:i/>
          <w:iCs/>
        </w:rPr>
        <w:t>shock</w:t>
      </w:r>
      <w:r w:rsidR="00805BB3" w:rsidRPr="00805BB3">
        <w:rPr>
          <w:rFonts w:ascii="Times New Roman" w:hAnsi="Times New Roman" w:cs="Times New Roman"/>
        </w:rPr>
        <w:t xml:space="preserve"> en el precio del cacao</w:t>
      </w:r>
      <w:r w:rsidR="007E5055">
        <w:rPr>
          <w:rFonts w:ascii="Times New Roman" w:hAnsi="Times New Roman" w:cs="Times New Roman"/>
        </w:rPr>
        <w:t>.</w:t>
      </w:r>
    </w:p>
    <w:p w14:paraId="6759F70E" w14:textId="789078CC" w:rsidR="001E290D" w:rsidRDefault="001E290D" w:rsidP="001E290D">
      <w:pPr>
        <w:ind w:left="720"/>
        <w:jc w:val="center"/>
        <w:rPr>
          <w:rFonts w:ascii="Times New Roman" w:hAnsi="Times New Roman" w:cs="Times New Roman"/>
        </w:rPr>
      </w:pPr>
      <w:r w:rsidRPr="001E290D">
        <w:rPr>
          <w:rFonts w:ascii="Times New Roman" w:hAnsi="Times New Roman" w:cs="Times New Roman"/>
          <w:b/>
          <w:bCs/>
        </w:rPr>
        <w:lastRenderedPageBreak/>
        <w:t>Tabla 2.</w:t>
      </w:r>
      <w:r w:rsidRPr="001E290D">
        <w:rPr>
          <w:rFonts w:ascii="Times New Roman" w:hAnsi="Times New Roman" w:cs="Times New Roman"/>
        </w:rPr>
        <w:t xml:space="preserve"> Comparativa entre Modelos Clásicos y de </w:t>
      </w:r>
      <w:r w:rsidRPr="001E290D">
        <w:rPr>
          <w:rFonts w:ascii="Times New Roman" w:hAnsi="Times New Roman" w:cs="Times New Roman"/>
          <w:i/>
          <w:iCs/>
        </w:rPr>
        <w:t xml:space="preserve">Machine </w:t>
      </w:r>
      <w:proofErr w:type="spellStart"/>
      <w:r w:rsidRPr="001E290D">
        <w:rPr>
          <w:rFonts w:ascii="Times New Roman" w:hAnsi="Times New Roman" w:cs="Times New Roman"/>
          <w:i/>
          <w:iCs/>
        </w:rPr>
        <w:t>Learning</w:t>
      </w:r>
      <w:proofErr w:type="spellEnd"/>
      <w:r w:rsidRPr="001E290D">
        <w:rPr>
          <w:rFonts w:ascii="Times New Roman" w:hAnsi="Times New Roman" w:cs="Times New Roman"/>
        </w:rPr>
        <w:t xml:space="preserve"> para el </w:t>
      </w:r>
      <w:proofErr w:type="spellStart"/>
      <w:r w:rsidRPr="001E290D">
        <w:rPr>
          <w:rFonts w:ascii="Times New Roman" w:hAnsi="Times New Roman" w:cs="Times New Roman"/>
          <w:i/>
          <w:iCs/>
        </w:rPr>
        <w:t>Forecasting</w:t>
      </w:r>
      <w:proofErr w:type="spellEnd"/>
      <w:r w:rsidRPr="001E290D">
        <w:rPr>
          <w:rFonts w:ascii="Times New Roman" w:hAnsi="Times New Roman" w:cs="Times New Roman"/>
        </w:rPr>
        <w:t xml:space="preserve"> de Precios</w:t>
      </w:r>
    </w:p>
    <w:p w14:paraId="143D3921" w14:textId="376F24BF" w:rsidR="00FA2834" w:rsidRPr="00105F3B" w:rsidRDefault="005E527F" w:rsidP="005E527F">
      <w:pPr>
        <w:ind w:left="720"/>
        <w:jc w:val="center"/>
        <w:rPr>
          <w:rFonts w:ascii="Times New Roman" w:hAnsi="Times New Roman" w:cs="Times New Roman"/>
        </w:rPr>
      </w:pPr>
      <w:r w:rsidRPr="005E527F">
        <w:rPr>
          <w:noProof/>
        </w:rPr>
        <w:drawing>
          <wp:inline distT="0" distB="0" distL="0" distR="0" wp14:anchorId="04B83CDD" wp14:editId="41FBB63A">
            <wp:extent cx="5119254" cy="2216142"/>
            <wp:effectExtent l="0" t="0" r="5715" b="0"/>
            <wp:docPr id="820476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7884" cy="2219878"/>
                    </a:xfrm>
                    <a:prstGeom prst="rect">
                      <a:avLst/>
                    </a:prstGeom>
                    <a:noFill/>
                    <a:ln>
                      <a:noFill/>
                    </a:ln>
                  </pic:spPr>
                </pic:pic>
              </a:graphicData>
            </a:graphic>
          </wp:inline>
        </w:drawing>
      </w:r>
    </w:p>
    <w:p w14:paraId="79ABFAA9" w14:textId="77777777" w:rsidR="00105F3B" w:rsidRPr="00105F3B" w:rsidRDefault="00105F3B" w:rsidP="00105F3B">
      <w:pPr>
        <w:numPr>
          <w:ilvl w:val="0"/>
          <w:numId w:val="8"/>
        </w:numPr>
        <w:jc w:val="both"/>
        <w:rPr>
          <w:rFonts w:ascii="Times New Roman" w:hAnsi="Times New Roman" w:cs="Times New Roman"/>
        </w:rPr>
      </w:pPr>
      <w:r w:rsidRPr="00105F3B">
        <w:rPr>
          <w:rFonts w:ascii="Times New Roman" w:hAnsi="Times New Roman" w:cs="Times New Roman"/>
          <w:b/>
          <w:bCs/>
        </w:rPr>
        <w:t xml:space="preserve">Modelos </w:t>
      </w:r>
      <w:proofErr w:type="spellStart"/>
      <w:r w:rsidRPr="00105F3B">
        <w:rPr>
          <w:rFonts w:ascii="Times New Roman" w:hAnsi="Times New Roman" w:cs="Times New Roman"/>
          <w:b/>
          <w:bCs/>
        </w:rPr>
        <w:t>XGBoost</w:t>
      </w:r>
      <w:proofErr w:type="spellEnd"/>
      <w:r w:rsidRPr="00105F3B">
        <w:rPr>
          <w:rFonts w:ascii="Times New Roman" w:hAnsi="Times New Roman" w:cs="Times New Roman"/>
          <w:b/>
          <w:bCs/>
        </w:rPr>
        <w:t xml:space="preserve"> y </w:t>
      </w:r>
      <w:proofErr w:type="spellStart"/>
      <w:r w:rsidRPr="00105F3B">
        <w:rPr>
          <w:rFonts w:ascii="Times New Roman" w:hAnsi="Times New Roman" w:cs="Times New Roman"/>
          <w:b/>
          <w:bCs/>
        </w:rPr>
        <w:t>Random</w:t>
      </w:r>
      <w:proofErr w:type="spellEnd"/>
      <w:r w:rsidRPr="00105F3B">
        <w:rPr>
          <w:rFonts w:ascii="Times New Roman" w:hAnsi="Times New Roman" w:cs="Times New Roman"/>
          <w:b/>
          <w:bCs/>
        </w:rPr>
        <w:t xml:space="preserve"> Forest:</w:t>
      </w:r>
      <w:r w:rsidRPr="00105F3B">
        <w:rPr>
          <w:rFonts w:ascii="Times New Roman" w:hAnsi="Times New Roman" w:cs="Times New Roman"/>
        </w:rPr>
        <w:t xml:space="preserve"> Estos modelos </w:t>
      </w:r>
      <w:r w:rsidRPr="00105F3B">
        <w:rPr>
          <w:rFonts w:ascii="Times New Roman" w:hAnsi="Times New Roman" w:cs="Times New Roman"/>
          <w:i/>
          <w:iCs/>
        </w:rPr>
        <w:t>ensemble</w:t>
      </w:r>
      <w:r w:rsidRPr="00105F3B">
        <w:rPr>
          <w:rFonts w:ascii="Times New Roman" w:hAnsi="Times New Roman" w:cs="Times New Roman"/>
        </w:rPr>
        <w:t xml:space="preserve"> son robustos para capturar relaciones complejas y la importancia de las variables (Chen &amp; </w:t>
      </w:r>
      <w:proofErr w:type="spellStart"/>
      <w:r w:rsidRPr="00105F3B">
        <w:rPr>
          <w:rFonts w:ascii="Times New Roman" w:hAnsi="Times New Roman" w:cs="Times New Roman"/>
        </w:rPr>
        <w:t>Guestrin</w:t>
      </w:r>
      <w:proofErr w:type="spellEnd"/>
      <w:r w:rsidRPr="00105F3B">
        <w:rPr>
          <w:rFonts w:ascii="Times New Roman" w:hAnsi="Times New Roman" w:cs="Times New Roman"/>
        </w:rPr>
        <w:t xml:space="preserve">, 2016). En el contexto colombiano, </w:t>
      </w:r>
      <w:proofErr w:type="spellStart"/>
      <w:r w:rsidRPr="00105F3B">
        <w:rPr>
          <w:rFonts w:ascii="Times New Roman" w:hAnsi="Times New Roman" w:cs="Times New Roman"/>
        </w:rPr>
        <w:t>Lamos</w:t>
      </w:r>
      <w:proofErr w:type="spellEnd"/>
      <w:r w:rsidRPr="00105F3B">
        <w:rPr>
          <w:rFonts w:ascii="Times New Roman" w:hAnsi="Times New Roman" w:cs="Times New Roman"/>
        </w:rPr>
        <w:t xml:space="preserve">-Díaz et al. (2020) utilizaron modelos de </w:t>
      </w:r>
      <w:r w:rsidRPr="00105F3B">
        <w:rPr>
          <w:rFonts w:ascii="Times New Roman" w:hAnsi="Times New Roman" w:cs="Times New Roman"/>
          <w:i/>
          <w:iCs/>
        </w:rPr>
        <w:t xml:space="preserve">Machine </w:t>
      </w:r>
      <w:proofErr w:type="spellStart"/>
      <w:r w:rsidRPr="00105F3B">
        <w:rPr>
          <w:rFonts w:ascii="Times New Roman" w:hAnsi="Times New Roman" w:cs="Times New Roman"/>
          <w:i/>
          <w:iCs/>
        </w:rPr>
        <w:t>Learning</w:t>
      </w:r>
      <w:proofErr w:type="spellEnd"/>
      <w:r w:rsidRPr="00105F3B">
        <w:rPr>
          <w:rFonts w:ascii="Times New Roman" w:hAnsi="Times New Roman" w:cs="Times New Roman"/>
        </w:rPr>
        <w:t xml:space="preserve"> para la predicción del rendimiento en cultivos de cacao en Santander, </w:t>
      </w:r>
      <w:commentRangeStart w:id="26"/>
      <w:r w:rsidRPr="00105F3B">
        <w:rPr>
          <w:rFonts w:ascii="Times New Roman" w:hAnsi="Times New Roman" w:cs="Times New Roman"/>
        </w:rPr>
        <w:t>validando la idoneidad de estas herramientas avanzadas para la modelación de variables del sector cacaotero nacional.</w:t>
      </w:r>
      <w:commentRangeEnd w:id="26"/>
      <w:r w:rsidR="00014FC0">
        <w:rPr>
          <w:rStyle w:val="Refdecomentario"/>
        </w:rPr>
        <w:commentReference w:id="26"/>
      </w:r>
    </w:p>
    <w:p w14:paraId="55BC26B8" w14:textId="7A3E7891" w:rsidR="00105F3B" w:rsidRPr="00105F3B" w:rsidRDefault="00105F3B" w:rsidP="00105F3B">
      <w:pPr>
        <w:numPr>
          <w:ilvl w:val="0"/>
          <w:numId w:val="8"/>
        </w:numPr>
        <w:jc w:val="both"/>
        <w:rPr>
          <w:rFonts w:ascii="Times New Roman" w:hAnsi="Times New Roman" w:cs="Times New Roman"/>
        </w:rPr>
      </w:pPr>
      <w:r w:rsidRPr="00105F3B">
        <w:rPr>
          <w:rFonts w:ascii="Times New Roman" w:hAnsi="Times New Roman" w:cs="Times New Roman"/>
          <w:b/>
          <w:bCs/>
        </w:rPr>
        <w:t>Redes Neuronales Recurrentes (LSTM):</w:t>
      </w:r>
      <w:r w:rsidRPr="00105F3B">
        <w:rPr>
          <w:rFonts w:ascii="Times New Roman" w:hAnsi="Times New Roman" w:cs="Times New Roman"/>
        </w:rPr>
        <w:t xml:space="preserve"> Por su capacidad de manejar la memoria a largo y corto plazo (</w:t>
      </w:r>
      <w:proofErr w:type="spellStart"/>
      <w:r w:rsidRPr="00105F3B">
        <w:rPr>
          <w:rFonts w:ascii="Times New Roman" w:hAnsi="Times New Roman" w:cs="Times New Roman"/>
        </w:rPr>
        <w:t>Hochreiter</w:t>
      </w:r>
      <w:proofErr w:type="spellEnd"/>
      <w:r w:rsidRPr="00105F3B">
        <w:rPr>
          <w:rFonts w:ascii="Times New Roman" w:hAnsi="Times New Roman" w:cs="Times New Roman"/>
        </w:rPr>
        <w:t xml:space="preserve"> &amp; </w:t>
      </w:r>
      <w:proofErr w:type="spellStart"/>
      <w:r w:rsidRPr="00105F3B">
        <w:rPr>
          <w:rFonts w:ascii="Times New Roman" w:hAnsi="Times New Roman" w:cs="Times New Roman"/>
        </w:rPr>
        <w:t>Schmidhuber</w:t>
      </w:r>
      <w:proofErr w:type="spellEnd"/>
      <w:r w:rsidRPr="00105F3B">
        <w:rPr>
          <w:rFonts w:ascii="Times New Roman" w:hAnsi="Times New Roman" w:cs="Times New Roman"/>
        </w:rPr>
        <w:t xml:space="preserve">, 1997), los modelos LSTM son cruciales en </w:t>
      </w:r>
      <w:proofErr w:type="spellStart"/>
      <w:r w:rsidRPr="00105F3B">
        <w:rPr>
          <w:rFonts w:ascii="Times New Roman" w:hAnsi="Times New Roman" w:cs="Times New Roman"/>
          <w:i/>
          <w:iCs/>
        </w:rPr>
        <w:t>forecasting</w:t>
      </w:r>
      <w:proofErr w:type="spellEnd"/>
      <w:r w:rsidRPr="00105F3B">
        <w:rPr>
          <w:rFonts w:ascii="Times New Roman" w:hAnsi="Times New Roman" w:cs="Times New Roman"/>
        </w:rPr>
        <w:t xml:space="preserve"> financiero. Más relevante aún, </w:t>
      </w:r>
      <w:proofErr w:type="spellStart"/>
      <w:r w:rsidRPr="00105F3B">
        <w:rPr>
          <w:rFonts w:ascii="Times New Roman" w:hAnsi="Times New Roman" w:cs="Times New Roman"/>
        </w:rPr>
        <w:t>Bergander</w:t>
      </w:r>
      <w:proofErr w:type="spellEnd"/>
      <w:r w:rsidRPr="00105F3B">
        <w:rPr>
          <w:rFonts w:ascii="Times New Roman" w:hAnsi="Times New Roman" w:cs="Times New Roman"/>
        </w:rPr>
        <w:t xml:space="preserve"> (2025) aplicó modelos LSTM para la </w:t>
      </w:r>
      <w:commentRangeStart w:id="27"/>
      <w:r w:rsidRPr="00105F3B">
        <w:rPr>
          <w:rFonts w:ascii="Times New Roman" w:hAnsi="Times New Roman" w:cs="Times New Roman"/>
        </w:rPr>
        <w:t>predicción del precio del cacao usando datos meteorológicos</w:t>
      </w:r>
      <w:commentRangeEnd w:id="27"/>
      <w:r w:rsidR="00014FC0">
        <w:rPr>
          <w:rStyle w:val="Refdecomentario"/>
        </w:rPr>
        <w:commentReference w:id="27"/>
      </w:r>
      <w:r w:rsidRPr="00105F3B">
        <w:rPr>
          <w:rFonts w:ascii="Times New Roman" w:hAnsi="Times New Roman" w:cs="Times New Roman"/>
        </w:rPr>
        <w:t xml:space="preserve">. El estudio resalta la necesidad de modelos que aborden la volatilidad </w:t>
      </w:r>
      <w:proofErr w:type="spellStart"/>
      <w:r w:rsidRPr="00105F3B">
        <w:rPr>
          <w:rFonts w:ascii="Times New Roman" w:hAnsi="Times New Roman" w:cs="Times New Roman"/>
        </w:rPr>
        <w:t>post-shock</w:t>
      </w:r>
      <w:proofErr w:type="spellEnd"/>
      <w:r w:rsidRPr="00105F3B">
        <w:rPr>
          <w:rFonts w:ascii="Times New Roman" w:hAnsi="Times New Roman" w:cs="Times New Roman"/>
        </w:rPr>
        <w:t xml:space="preserve"> del 2024, lo cual es el corazón de </w:t>
      </w:r>
      <w:r>
        <w:rPr>
          <w:rFonts w:ascii="Times New Roman" w:hAnsi="Times New Roman" w:cs="Times New Roman"/>
        </w:rPr>
        <w:t>esta</w:t>
      </w:r>
      <w:r w:rsidRPr="00105F3B">
        <w:rPr>
          <w:rFonts w:ascii="Times New Roman" w:hAnsi="Times New Roman" w:cs="Times New Roman"/>
        </w:rPr>
        <w:t xml:space="preserve"> tesis.</w:t>
      </w:r>
    </w:p>
    <w:p w14:paraId="2E264E77" w14:textId="77777777" w:rsidR="00105F3B" w:rsidRPr="00105F3B" w:rsidRDefault="00105F3B" w:rsidP="00105F3B">
      <w:pPr>
        <w:jc w:val="both"/>
        <w:rPr>
          <w:rFonts w:ascii="Times New Roman" w:hAnsi="Times New Roman" w:cs="Times New Roman"/>
          <w:b/>
          <w:bCs/>
        </w:rPr>
      </w:pPr>
      <w:r w:rsidRPr="00105F3B">
        <w:rPr>
          <w:rFonts w:ascii="Times New Roman" w:hAnsi="Times New Roman" w:cs="Times New Roman"/>
          <w:b/>
          <w:bCs/>
        </w:rPr>
        <w:t>3.3. Cuantificación de la Incertidumbre</w:t>
      </w:r>
    </w:p>
    <w:p w14:paraId="0E9CFB1B" w14:textId="408AED46" w:rsidR="00105F3B" w:rsidRDefault="00105F3B" w:rsidP="00105F3B">
      <w:pPr>
        <w:jc w:val="both"/>
        <w:rPr>
          <w:rFonts w:ascii="Times New Roman" w:hAnsi="Times New Roman" w:cs="Times New Roman"/>
        </w:rPr>
      </w:pPr>
      <w:r w:rsidRPr="00105F3B">
        <w:rPr>
          <w:rFonts w:ascii="Times New Roman" w:hAnsi="Times New Roman" w:cs="Times New Roman"/>
        </w:rPr>
        <w:t>La literatura especializada, y el trabajo de Cortés et al. (2024) que contextualiza este proyecto, insisten en que la utilidad práctica de un pronóstico reside en la cuantificación de la incertidumbre mediante intervalos de predicción robustos (</w:t>
      </w:r>
      <w:proofErr w:type="spellStart"/>
      <w:r w:rsidRPr="00105F3B">
        <w:rPr>
          <w:rFonts w:ascii="Times New Roman" w:hAnsi="Times New Roman" w:cs="Times New Roman"/>
        </w:rPr>
        <w:t>Lopez</w:t>
      </w:r>
      <w:proofErr w:type="spellEnd"/>
      <w:r w:rsidRPr="00105F3B">
        <w:rPr>
          <w:rFonts w:ascii="Times New Roman" w:hAnsi="Times New Roman" w:cs="Times New Roman"/>
        </w:rPr>
        <w:t>, 2017</w:t>
      </w:r>
      <w:r w:rsidR="005D2F58">
        <w:rPr>
          <w:rFonts w:ascii="Times New Roman" w:hAnsi="Times New Roman" w:cs="Times New Roman"/>
        </w:rPr>
        <w:t>)</w:t>
      </w:r>
      <w:r w:rsidRPr="00105F3B">
        <w:rPr>
          <w:rFonts w:ascii="Times New Roman" w:hAnsi="Times New Roman" w:cs="Times New Roman"/>
        </w:rPr>
        <w:t>.</w:t>
      </w:r>
    </w:p>
    <w:p w14:paraId="40D58A6F" w14:textId="77777777" w:rsidR="00105F3B" w:rsidRDefault="00105F3B" w:rsidP="00105F3B">
      <w:pPr>
        <w:jc w:val="both"/>
        <w:rPr>
          <w:rFonts w:ascii="Times New Roman" w:hAnsi="Times New Roman" w:cs="Times New Roman"/>
        </w:rPr>
      </w:pPr>
    </w:p>
    <w:p w14:paraId="07E4DF26" w14:textId="77777777" w:rsidR="009F27C8" w:rsidRDefault="009F27C8" w:rsidP="00105F3B">
      <w:pPr>
        <w:jc w:val="both"/>
        <w:rPr>
          <w:rFonts w:ascii="Times New Roman" w:hAnsi="Times New Roman" w:cs="Times New Roman"/>
        </w:rPr>
      </w:pPr>
    </w:p>
    <w:p w14:paraId="36F53105" w14:textId="77777777" w:rsidR="009F27C8" w:rsidRDefault="009F27C8" w:rsidP="00105F3B">
      <w:pPr>
        <w:jc w:val="both"/>
        <w:rPr>
          <w:rFonts w:ascii="Times New Roman" w:hAnsi="Times New Roman" w:cs="Times New Roman"/>
        </w:rPr>
      </w:pPr>
    </w:p>
    <w:p w14:paraId="2E2C9053" w14:textId="77777777" w:rsidR="009F27C8" w:rsidRDefault="009F27C8" w:rsidP="00105F3B">
      <w:pPr>
        <w:jc w:val="both"/>
        <w:rPr>
          <w:rFonts w:ascii="Times New Roman" w:hAnsi="Times New Roman" w:cs="Times New Roman"/>
        </w:rPr>
      </w:pPr>
    </w:p>
    <w:p w14:paraId="4B8576F2" w14:textId="77777777" w:rsidR="009F27C8" w:rsidRDefault="009F27C8" w:rsidP="00105F3B">
      <w:pPr>
        <w:jc w:val="both"/>
        <w:rPr>
          <w:rFonts w:ascii="Times New Roman" w:hAnsi="Times New Roman" w:cs="Times New Roman"/>
        </w:rPr>
      </w:pPr>
    </w:p>
    <w:p w14:paraId="57B9FA14" w14:textId="4D30C1FE" w:rsidR="00105F3B" w:rsidRPr="00F14385" w:rsidRDefault="00105F3B" w:rsidP="00105F3B">
      <w:pPr>
        <w:jc w:val="both"/>
        <w:rPr>
          <w:rFonts w:ascii="Times New Roman" w:hAnsi="Times New Roman" w:cs="Times New Roman"/>
          <w:b/>
          <w:bCs/>
          <w:lang w:val="en-US"/>
        </w:rPr>
      </w:pPr>
      <w:proofErr w:type="spellStart"/>
      <w:r w:rsidRPr="00F14385">
        <w:rPr>
          <w:rFonts w:ascii="Times New Roman" w:hAnsi="Times New Roman" w:cs="Times New Roman"/>
          <w:b/>
          <w:bCs/>
          <w:lang w:val="en-US"/>
        </w:rPr>
        <w:lastRenderedPageBreak/>
        <w:t>Referencias</w:t>
      </w:r>
      <w:proofErr w:type="spellEnd"/>
      <w:r w:rsidR="00180EF0" w:rsidRPr="00F14385">
        <w:rPr>
          <w:rFonts w:ascii="Times New Roman" w:hAnsi="Times New Roman" w:cs="Times New Roman"/>
          <w:b/>
          <w:bCs/>
          <w:lang w:val="en-US"/>
        </w:rPr>
        <w:t xml:space="preserve"> </w:t>
      </w:r>
    </w:p>
    <w:p w14:paraId="74907FE6" w14:textId="77777777" w:rsidR="00105F3B" w:rsidRPr="00105F3B" w:rsidRDefault="00105F3B" w:rsidP="00105F3B">
      <w:pPr>
        <w:jc w:val="both"/>
        <w:rPr>
          <w:rFonts w:ascii="Times New Roman" w:hAnsi="Times New Roman" w:cs="Times New Roman"/>
          <w:lang w:val="en-US"/>
        </w:rPr>
      </w:pPr>
      <w:proofErr w:type="spellStart"/>
      <w:r w:rsidRPr="00105F3B">
        <w:rPr>
          <w:rFonts w:ascii="Times New Roman" w:hAnsi="Times New Roman" w:cs="Times New Roman"/>
          <w:b/>
          <w:bCs/>
          <w:lang w:val="en-US"/>
        </w:rPr>
        <w:t>Ampountolas</w:t>
      </w:r>
      <w:proofErr w:type="spellEnd"/>
      <w:r w:rsidRPr="00105F3B">
        <w:rPr>
          <w:rFonts w:ascii="Times New Roman" w:hAnsi="Times New Roman" w:cs="Times New Roman"/>
          <w:b/>
          <w:bCs/>
          <w:lang w:val="en-US"/>
        </w:rPr>
        <w:t>, A. (2024).</w:t>
      </w:r>
      <w:r w:rsidRPr="00105F3B">
        <w:rPr>
          <w:rFonts w:ascii="Times New Roman" w:hAnsi="Times New Roman" w:cs="Times New Roman"/>
          <w:lang w:val="en-US"/>
        </w:rPr>
        <w:t xml:space="preserve"> Forecasting Orange Juice Futures: LSTM, </w:t>
      </w:r>
      <w:proofErr w:type="spellStart"/>
      <w:r w:rsidRPr="00105F3B">
        <w:rPr>
          <w:rFonts w:ascii="Times New Roman" w:hAnsi="Times New Roman" w:cs="Times New Roman"/>
          <w:lang w:val="en-US"/>
        </w:rPr>
        <w:t>ConvLSTM</w:t>
      </w:r>
      <w:proofErr w:type="spellEnd"/>
      <w:r w:rsidRPr="00105F3B">
        <w:rPr>
          <w:rFonts w:ascii="Times New Roman" w:hAnsi="Times New Roman" w:cs="Times New Roman"/>
          <w:lang w:val="en-US"/>
        </w:rPr>
        <w:t xml:space="preserve">, and Traditional Models Across Trading Horizons. </w:t>
      </w:r>
      <w:r w:rsidRPr="00105F3B">
        <w:rPr>
          <w:rFonts w:ascii="Times New Roman" w:hAnsi="Times New Roman" w:cs="Times New Roman"/>
          <w:i/>
          <w:iCs/>
          <w:lang w:val="en-US"/>
        </w:rPr>
        <w:t>Journal of Risk and Financial Management</w:t>
      </w:r>
      <w:r w:rsidRPr="00105F3B">
        <w:rPr>
          <w:rFonts w:ascii="Times New Roman" w:hAnsi="Times New Roman" w:cs="Times New Roman"/>
          <w:lang w:val="en-US"/>
        </w:rPr>
        <w:t xml:space="preserve">, </w:t>
      </w:r>
      <w:r w:rsidRPr="00105F3B">
        <w:rPr>
          <w:rFonts w:ascii="Times New Roman" w:hAnsi="Times New Roman" w:cs="Times New Roman"/>
          <w:i/>
          <w:iCs/>
          <w:lang w:val="en-US"/>
        </w:rPr>
        <w:t>17</w:t>
      </w:r>
      <w:r w:rsidRPr="00105F3B">
        <w:rPr>
          <w:rFonts w:ascii="Times New Roman" w:hAnsi="Times New Roman" w:cs="Times New Roman"/>
          <w:lang w:val="en-US"/>
        </w:rPr>
        <w:t xml:space="preserve">(11), 475. </w:t>
      </w:r>
      <w:hyperlink r:id="rId19" w:tgtFrame="_blank" w:history="1">
        <w:r w:rsidRPr="00105F3B">
          <w:rPr>
            <w:rStyle w:val="Hipervnculo"/>
            <w:rFonts w:ascii="Times New Roman" w:hAnsi="Times New Roman" w:cs="Times New Roman"/>
            <w:lang w:val="en-US"/>
          </w:rPr>
          <w:t>https://doi.org/10.3390/jrfm17110475</w:t>
        </w:r>
      </w:hyperlink>
    </w:p>
    <w:p w14:paraId="66877E5B" w14:textId="77777777" w:rsidR="00105F3B" w:rsidRPr="00105F3B" w:rsidRDefault="00105F3B" w:rsidP="00105F3B">
      <w:pPr>
        <w:jc w:val="both"/>
        <w:rPr>
          <w:rFonts w:ascii="Times New Roman" w:hAnsi="Times New Roman" w:cs="Times New Roman"/>
          <w:lang w:val="en-US"/>
        </w:rPr>
      </w:pPr>
      <w:r w:rsidRPr="00105F3B">
        <w:rPr>
          <w:rFonts w:ascii="Times New Roman" w:hAnsi="Times New Roman" w:cs="Times New Roman"/>
          <w:b/>
          <w:bCs/>
          <w:lang w:val="en-US"/>
        </w:rPr>
        <w:t>Bergander, W. (2025).</w:t>
      </w:r>
      <w:r w:rsidRPr="00105F3B">
        <w:rPr>
          <w:rFonts w:ascii="Times New Roman" w:hAnsi="Times New Roman" w:cs="Times New Roman"/>
          <w:lang w:val="en-US"/>
        </w:rPr>
        <w:t xml:space="preserve"> </w:t>
      </w:r>
      <w:r w:rsidRPr="00105F3B">
        <w:rPr>
          <w:rFonts w:ascii="Times New Roman" w:hAnsi="Times New Roman" w:cs="Times New Roman"/>
          <w:i/>
          <w:iCs/>
          <w:lang w:val="en-US"/>
        </w:rPr>
        <w:t>Deep Learning Cocoa Price Prediction with Weather Data</w:t>
      </w:r>
      <w:r w:rsidRPr="00105F3B">
        <w:rPr>
          <w:rFonts w:ascii="Times New Roman" w:hAnsi="Times New Roman" w:cs="Times New Roman"/>
          <w:lang w:val="en-US"/>
        </w:rPr>
        <w:t xml:space="preserve"> [Tesis de </w:t>
      </w:r>
      <w:proofErr w:type="spellStart"/>
      <w:r w:rsidRPr="00105F3B">
        <w:rPr>
          <w:rFonts w:ascii="Times New Roman" w:hAnsi="Times New Roman" w:cs="Times New Roman"/>
          <w:lang w:val="en-US"/>
        </w:rPr>
        <w:t>maestría</w:t>
      </w:r>
      <w:proofErr w:type="spellEnd"/>
      <w:r w:rsidRPr="00105F3B">
        <w:rPr>
          <w:rFonts w:ascii="Times New Roman" w:hAnsi="Times New Roman" w:cs="Times New Roman"/>
          <w:lang w:val="en-US"/>
        </w:rPr>
        <w:t xml:space="preserve">, University of Gothenburg]. School of Business, Economics and Law, University of Gothenburg, </w:t>
      </w:r>
      <w:proofErr w:type="spellStart"/>
      <w:r w:rsidRPr="00105F3B">
        <w:rPr>
          <w:rFonts w:ascii="Times New Roman" w:hAnsi="Times New Roman" w:cs="Times New Roman"/>
          <w:lang w:val="en-US"/>
        </w:rPr>
        <w:t>Suecia</w:t>
      </w:r>
      <w:proofErr w:type="spellEnd"/>
      <w:r w:rsidRPr="00105F3B">
        <w:rPr>
          <w:rFonts w:ascii="Times New Roman" w:hAnsi="Times New Roman" w:cs="Times New Roman"/>
          <w:lang w:val="en-US"/>
        </w:rPr>
        <w:t>.</w:t>
      </w:r>
    </w:p>
    <w:p w14:paraId="77076729" w14:textId="77777777" w:rsidR="00105F3B" w:rsidRPr="00105F3B" w:rsidRDefault="00105F3B" w:rsidP="00105F3B">
      <w:pPr>
        <w:jc w:val="both"/>
        <w:rPr>
          <w:rFonts w:ascii="Times New Roman" w:hAnsi="Times New Roman" w:cs="Times New Roman"/>
          <w:lang w:val="en-US"/>
        </w:rPr>
      </w:pPr>
      <w:r w:rsidRPr="00105F3B">
        <w:rPr>
          <w:rFonts w:ascii="Times New Roman" w:hAnsi="Times New Roman" w:cs="Times New Roman"/>
          <w:b/>
          <w:bCs/>
          <w:lang w:val="en-US"/>
        </w:rPr>
        <w:t xml:space="preserve">Box, G. E. P., &amp; Jenkins, G. M. </w:t>
      </w:r>
      <w:commentRangeStart w:id="28"/>
      <w:r w:rsidRPr="00105F3B">
        <w:rPr>
          <w:rFonts w:ascii="Times New Roman" w:hAnsi="Times New Roman" w:cs="Times New Roman"/>
          <w:b/>
          <w:bCs/>
          <w:lang w:val="en-US"/>
        </w:rPr>
        <w:t>(1970).</w:t>
      </w:r>
      <w:r w:rsidRPr="00105F3B">
        <w:rPr>
          <w:rFonts w:ascii="Times New Roman" w:hAnsi="Times New Roman" w:cs="Times New Roman"/>
          <w:lang w:val="en-US"/>
        </w:rPr>
        <w:t xml:space="preserve"> </w:t>
      </w:r>
      <w:commentRangeEnd w:id="28"/>
      <w:r w:rsidR="00B12118">
        <w:rPr>
          <w:rStyle w:val="Refdecomentario"/>
        </w:rPr>
        <w:commentReference w:id="28"/>
      </w:r>
      <w:r w:rsidRPr="00105F3B">
        <w:rPr>
          <w:rFonts w:ascii="Times New Roman" w:hAnsi="Times New Roman" w:cs="Times New Roman"/>
          <w:i/>
          <w:iCs/>
          <w:lang w:val="en-US"/>
        </w:rPr>
        <w:t>Time series analysis: Forecasting and control</w:t>
      </w:r>
      <w:r w:rsidRPr="00105F3B">
        <w:rPr>
          <w:rFonts w:ascii="Times New Roman" w:hAnsi="Times New Roman" w:cs="Times New Roman"/>
          <w:lang w:val="en-US"/>
        </w:rPr>
        <w:t xml:space="preserve">. </w:t>
      </w:r>
      <w:proofErr w:type="gramStart"/>
      <w:r w:rsidRPr="00105F3B">
        <w:rPr>
          <w:rFonts w:ascii="Times New Roman" w:hAnsi="Times New Roman" w:cs="Times New Roman"/>
          <w:lang w:val="en-US"/>
        </w:rPr>
        <w:t>Holden-Day</w:t>
      </w:r>
      <w:proofErr w:type="gramEnd"/>
      <w:r w:rsidRPr="00105F3B">
        <w:rPr>
          <w:rFonts w:ascii="Times New Roman" w:hAnsi="Times New Roman" w:cs="Times New Roman"/>
          <w:lang w:val="en-US"/>
        </w:rPr>
        <w:t>.</w:t>
      </w:r>
    </w:p>
    <w:p w14:paraId="720D84A1" w14:textId="77777777" w:rsidR="00105F3B" w:rsidRPr="00105F3B" w:rsidRDefault="00105F3B" w:rsidP="00105F3B">
      <w:pPr>
        <w:jc w:val="both"/>
        <w:rPr>
          <w:rFonts w:ascii="Times New Roman" w:hAnsi="Times New Roman" w:cs="Times New Roman"/>
          <w:lang w:val="en-US"/>
        </w:rPr>
      </w:pPr>
      <w:r w:rsidRPr="00105F3B">
        <w:rPr>
          <w:rFonts w:ascii="Times New Roman" w:hAnsi="Times New Roman" w:cs="Times New Roman"/>
          <w:b/>
          <w:bCs/>
          <w:lang w:val="en-US"/>
        </w:rPr>
        <w:t xml:space="preserve">Chen, T., &amp; </w:t>
      </w:r>
      <w:proofErr w:type="spellStart"/>
      <w:r w:rsidRPr="00105F3B">
        <w:rPr>
          <w:rFonts w:ascii="Times New Roman" w:hAnsi="Times New Roman" w:cs="Times New Roman"/>
          <w:b/>
          <w:bCs/>
          <w:lang w:val="en-US"/>
        </w:rPr>
        <w:t>Guestrin</w:t>
      </w:r>
      <w:proofErr w:type="spellEnd"/>
      <w:r w:rsidRPr="00105F3B">
        <w:rPr>
          <w:rFonts w:ascii="Times New Roman" w:hAnsi="Times New Roman" w:cs="Times New Roman"/>
          <w:b/>
          <w:bCs/>
          <w:lang w:val="en-US"/>
        </w:rPr>
        <w:t>, C. (2016).</w:t>
      </w:r>
      <w:r w:rsidRPr="00105F3B">
        <w:rPr>
          <w:rFonts w:ascii="Times New Roman" w:hAnsi="Times New Roman" w:cs="Times New Roman"/>
          <w:lang w:val="en-US"/>
        </w:rPr>
        <w:t xml:space="preserve"> </w:t>
      </w:r>
      <w:proofErr w:type="spellStart"/>
      <w:r w:rsidRPr="00105F3B">
        <w:rPr>
          <w:rFonts w:ascii="Times New Roman" w:hAnsi="Times New Roman" w:cs="Times New Roman"/>
          <w:lang w:val="en-US"/>
        </w:rPr>
        <w:t>XGBoost</w:t>
      </w:r>
      <w:proofErr w:type="spellEnd"/>
      <w:r w:rsidRPr="00105F3B">
        <w:rPr>
          <w:rFonts w:ascii="Times New Roman" w:hAnsi="Times New Roman" w:cs="Times New Roman"/>
          <w:lang w:val="en-US"/>
        </w:rPr>
        <w:t xml:space="preserve">: A scalable tree boosting system. En </w:t>
      </w:r>
      <w:r w:rsidRPr="00105F3B">
        <w:rPr>
          <w:rFonts w:ascii="Times New Roman" w:hAnsi="Times New Roman" w:cs="Times New Roman"/>
          <w:i/>
          <w:iCs/>
          <w:lang w:val="en-US"/>
        </w:rPr>
        <w:t>Proceedings of the 22nd ACM SIGKDD international conference on knowledge discovery and data mining</w:t>
      </w:r>
      <w:r w:rsidRPr="00105F3B">
        <w:rPr>
          <w:rFonts w:ascii="Times New Roman" w:hAnsi="Times New Roman" w:cs="Times New Roman"/>
          <w:lang w:val="en-US"/>
        </w:rPr>
        <w:t xml:space="preserve"> (pp. 785–794). Association for Computing Machinery. </w:t>
      </w:r>
      <w:hyperlink r:id="rId20" w:tgtFrame="_blank" w:history="1">
        <w:r w:rsidRPr="00105F3B">
          <w:rPr>
            <w:rStyle w:val="Hipervnculo"/>
            <w:rFonts w:ascii="Times New Roman" w:hAnsi="Times New Roman" w:cs="Times New Roman"/>
            <w:lang w:val="en-US"/>
          </w:rPr>
          <w:t>https://doi.org/10.1145/2939672.2939785</w:t>
        </w:r>
      </w:hyperlink>
    </w:p>
    <w:p w14:paraId="0BA614B2" w14:textId="73264375" w:rsidR="00105F3B" w:rsidRPr="00105F3B" w:rsidRDefault="00105F3B" w:rsidP="00105F3B">
      <w:pPr>
        <w:jc w:val="both"/>
        <w:rPr>
          <w:rFonts w:ascii="Times New Roman" w:hAnsi="Times New Roman" w:cs="Times New Roman"/>
        </w:rPr>
      </w:pPr>
      <w:r w:rsidRPr="00105F3B">
        <w:rPr>
          <w:rFonts w:ascii="Times New Roman" w:hAnsi="Times New Roman" w:cs="Times New Roman"/>
          <w:b/>
          <w:bCs/>
          <w:lang w:val="en-US"/>
        </w:rPr>
        <w:t>Cortés, M. F., Parra, K., Rodríguez, D., Ardila, C., Escobar, S., Van Hoof, B., Mura, I., Rodríguez, J., &amp; Medaglia, A. L. (2024).</w:t>
      </w:r>
      <w:r w:rsidRPr="00105F3B">
        <w:rPr>
          <w:rFonts w:ascii="Times New Roman" w:hAnsi="Times New Roman" w:cs="Times New Roman"/>
          <w:lang w:val="en-US"/>
        </w:rPr>
        <w:t xml:space="preserve"> A value chain modeling approach for upscaling the production of fine flavor cocoa in Arauca (Colombia). </w:t>
      </w:r>
      <w:r w:rsidRPr="00105F3B">
        <w:rPr>
          <w:rFonts w:ascii="Times New Roman" w:hAnsi="Times New Roman" w:cs="Times New Roman"/>
          <w:i/>
          <w:iCs/>
        </w:rPr>
        <w:t xml:space="preserve">International </w:t>
      </w:r>
      <w:proofErr w:type="spellStart"/>
      <w:r w:rsidRPr="00105F3B">
        <w:rPr>
          <w:rFonts w:ascii="Times New Roman" w:hAnsi="Times New Roman" w:cs="Times New Roman"/>
          <w:i/>
          <w:iCs/>
        </w:rPr>
        <w:t>Transactions</w:t>
      </w:r>
      <w:proofErr w:type="spellEnd"/>
      <w:r w:rsidRPr="00105F3B">
        <w:rPr>
          <w:rFonts w:ascii="Times New Roman" w:hAnsi="Times New Roman" w:cs="Times New Roman"/>
          <w:i/>
          <w:iCs/>
        </w:rPr>
        <w:t xml:space="preserve"> in </w:t>
      </w:r>
      <w:proofErr w:type="spellStart"/>
      <w:r w:rsidRPr="00105F3B">
        <w:rPr>
          <w:rFonts w:ascii="Times New Roman" w:hAnsi="Times New Roman" w:cs="Times New Roman"/>
          <w:i/>
          <w:iCs/>
        </w:rPr>
        <w:t>Operational</w:t>
      </w:r>
      <w:proofErr w:type="spellEnd"/>
      <w:r w:rsidRPr="00105F3B">
        <w:rPr>
          <w:rFonts w:ascii="Times New Roman" w:hAnsi="Times New Roman" w:cs="Times New Roman"/>
          <w:i/>
          <w:iCs/>
        </w:rPr>
        <w:t xml:space="preserve"> </w:t>
      </w:r>
      <w:proofErr w:type="spellStart"/>
      <w:r w:rsidRPr="00105F3B">
        <w:rPr>
          <w:rFonts w:ascii="Times New Roman" w:hAnsi="Times New Roman" w:cs="Times New Roman"/>
          <w:i/>
          <w:iCs/>
        </w:rPr>
        <w:t>Research</w:t>
      </w:r>
      <w:proofErr w:type="spellEnd"/>
      <w:r w:rsidRPr="00105F3B">
        <w:rPr>
          <w:rFonts w:ascii="Times New Roman" w:hAnsi="Times New Roman" w:cs="Times New Roman"/>
        </w:rPr>
        <w:t>.</w:t>
      </w:r>
    </w:p>
    <w:p w14:paraId="7D749C0B" w14:textId="77777777" w:rsidR="00105F3B" w:rsidRPr="00105F3B" w:rsidRDefault="00105F3B" w:rsidP="00105F3B">
      <w:pPr>
        <w:jc w:val="both"/>
        <w:rPr>
          <w:rFonts w:ascii="Times New Roman" w:hAnsi="Times New Roman" w:cs="Times New Roman"/>
        </w:rPr>
      </w:pPr>
      <w:r w:rsidRPr="00105F3B">
        <w:rPr>
          <w:rFonts w:ascii="Times New Roman" w:hAnsi="Times New Roman" w:cs="Times New Roman"/>
          <w:b/>
          <w:bCs/>
        </w:rPr>
        <w:t xml:space="preserve">Delgadillo-Ruiz, O., Ramírez-Moreno, P. P., </w:t>
      </w:r>
      <w:proofErr w:type="spellStart"/>
      <w:r w:rsidRPr="00105F3B">
        <w:rPr>
          <w:rFonts w:ascii="Times New Roman" w:hAnsi="Times New Roman" w:cs="Times New Roman"/>
          <w:b/>
          <w:bCs/>
        </w:rPr>
        <w:t>Leos</w:t>
      </w:r>
      <w:proofErr w:type="spellEnd"/>
      <w:r w:rsidRPr="00105F3B">
        <w:rPr>
          <w:rFonts w:ascii="Times New Roman" w:hAnsi="Times New Roman" w:cs="Times New Roman"/>
          <w:b/>
          <w:bCs/>
        </w:rPr>
        <w:t>-Rodríguez, J. A., Salas González, J. M., &amp; Valdez-Cepeda, R. D. (2016).</w:t>
      </w:r>
      <w:r w:rsidRPr="00105F3B">
        <w:rPr>
          <w:rFonts w:ascii="Times New Roman" w:hAnsi="Times New Roman" w:cs="Times New Roman"/>
        </w:rPr>
        <w:t xml:space="preserve"> Pronósticos y series de tiempo de rendimientos de granos básicos en México. </w:t>
      </w:r>
      <w:r w:rsidRPr="00105F3B">
        <w:rPr>
          <w:rFonts w:ascii="Times New Roman" w:hAnsi="Times New Roman" w:cs="Times New Roman"/>
          <w:i/>
          <w:iCs/>
        </w:rPr>
        <w:t>Acta Universitaria</w:t>
      </w:r>
      <w:r w:rsidRPr="00105F3B">
        <w:rPr>
          <w:rFonts w:ascii="Times New Roman" w:hAnsi="Times New Roman" w:cs="Times New Roman"/>
        </w:rPr>
        <w:t xml:space="preserve">, </w:t>
      </w:r>
      <w:r w:rsidRPr="00105F3B">
        <w:rPr>
          <w:rFonts w:ascii="Times New Roman" w:hAnsi="Times New Roman" w:cs="Times New Roman"/>
          <w:i/>
          <w:iCs/>
        </w:rPr>
        <w:t>26</w:t>
      </w:r>
      <w:r w:rsidRPr="00105F3B">
        <w:rPr>
          <w:rFonts w:ascii="Times New Roman" w:hAnsi="Times New Roman" w:cs="Times New Roman"/>
        </w:rPr>
        <w:t xml:space="preserve">(3), 23–32. </w:t>
      </w:r>
      <w:hyperlink r:id="rId21" w:tgtFrame="_blank" w:history="1">
        <w:r w:rsidRPr="00105F3B">
          <w:rPr>
            <w:rStyle w:val="Hipervnculo"/>
            <w:rFonts w:ascii="Times New Roman" w:hAnsi="Times New Roman" w:cs="Times New Roman"/>
          </w:rPr>
          <w:t>https://doi.org/10.15174/au.2016.882</w:t>
        </w:r>
      </w:hyperlink>
    </w:p>
    <w:p w14:paraId="7D9358B7" w14:textId="77777777" w:rsidR="00105F3B" w:rsidRPr="00105F3B" w:rsidRDefault="00105F3B" w:rsidP="00105F3B">
      <w:pPr>
        <w:jc w:val="both"/>
        <w:rPr>
          <w:rFonts w:ascii="Times New Roman" w:hAnsi="Times New Roman" w:cs="Times New Roman"/>
        </w:rPr>
      </w:pPr>
      <w:r w:rsidRPr="00105F3B">
        <w:rPr>
          <w:rFonts w:ascii="Times New Roman" w:hAnsi="Times New Roman" w:cs="Times New Roman"/>
          <w:b/>
          <w:bCs/>
        </w:rPr>
        <w:t xml:space="preserve">Escobar Cortés, A., Ramírez Del Rio, L. F., &amp; </w:t>
      </w:r>
      <w:proofErr w:type="spellStart"/>
      <w:r w:rsidRPr="00105F3B">
        <w:rPr>
          <w:rFonts w:ascii="Times New Roman" w:hAnsi="Times New Roman" w:cs="Times New Roman"/>
          <w:b/>
          <w:bCs/>
        </w:rPr>
        <w:t>Rubriche</w:t>
      </w:r>
      <w:proofErr w:type="spellEnd"/>
      <w:r w:rsidRPr="00105F3B">
        <w:rPr>
          <w:rFonts w:ascii="Times New Roman" w:hAnsi="Times New Roman" w:cs="Times New Roman"/>
          <w:b/>
          <w:bCs/>
        </w:rPr>
        <w:t>, J. C. (2025).</w:t>
      </w:r>
      <w:r w:rsidRPr="00105F3B">
        <w:rPr>
          <w:rFonts w:ascii="Times New Roman" w:hAnsi="Times New Roman" w:cs="Times New Roman"/>
        </w:rPr>
        <w:t xml:space="preserve"> Optimización de la cadena de suministro en la industria de alimentos mediante modelos estadísticos y de Machine </w:t>
      </w:r>
      <w:proofErr w:type="spellStart"/>
      <w:r w:rsidRPr="00105F3B">
        <w:rPr>
          <w:rFonts w:ascii="Times New Roman" w:hAnsi="Times New Roman" w:cs="Times New Roman"/>
        </w:rPr>
        <w:t>Learning</w:t>
      </w:r>
      <w:proofErr w:type="spellEnd"/>
      <w:r w:rsidRPr="00105F3B">
        <w:rPr>
          <w:rFonts w:ascii="Times New Roman" w:hAnsi="Times New Roman" w:cs="Times New Roman"/>
        </w:rPr>
        <w:t xml:space="preserve">. </w:t>
      </w:r>
      <w:r w:rsidRPr="00105F3B">
        <w:rPr>
          <w:rFonts w:ascii="Times New Roman" w:hAnsi="Times New Roman" w:cs="Times New Roman"/>
          <w:i/>
          <w:iCs/>
        </w:rPr>
        <w:t>(Documento de trabajo o borrador).</w:t>
      </w:r>
    </w:p>
    <w:p w14:paraId="18BF551A" w14:textId="77777777" w:rsidR="00105F3B" w:rsidRPr="00105F3B" w:rsidRDefault="00105F3B" w:rsidP="00105F3B">
      <w:pPr>
        <w:jc w:val="both"/>
        <w:rPr>
          <w:rFonts w:ascii="Times New Roman" w:hAnsi="Times New Roman" w:cs="Times New Roman"/>
        </w:rPr>
      </w:pPr>
      <w:proofErr w:type="spellStart"/>
      <w:r w:rsidRPr="00105F3B">
        <w:rPr>
          <w:rFonts w:ascii="Times New Roman" w:hAnsi="Times New Roman" w:cs="Times New Roman"/>
          <w:b/>
          <w:bCs/>
        </w:rPr>
        <w:t>Hochreiter</w:t>
      </w:r>
      <w:proofErr w:type="spellEnd"/>
      <w:r w:rsidRPr="00105F3B">
        <w:rPr>
          <w:rFonts w:ascii="Times New Roman" w:hAnsi="Times New Roman" w:cs="Times New Roman"/>
          <w:b/>
          <w:bCs/>
        </w:rPr>
        <w:t xml:space="preserve">, S., &amp; </w:t>
      </w:r>
      <w:proofErr w:type="spellStart"/>
      <w:r w:rsidRPr="00105F3B">
        <w:rPr>
          <w:rFonts w:ascii="Times New Roman" w:hAnsi="Times New Roman" w:cs="Times New Roman"/>
          <w:b/>
          <w:bCs/>
        </w:rPr>
        <w:t>Schmidhuber</w:t>
      </w:r>
      <w:proofErr w:type="spellEnd"/>
      <w:r w:rsidRPr="00105F3B">
        <w:rPr>
          <w:rFonts w:ascii="Times New Roman" w:hAnsi="Times New Roman" w:cs="Times New Roman"/>
          <w:b/>
          <w:bCs/>
        </w:rPr>
        <w:t>, J. (1997).</w:t>
      </w:r>
      <w:r w:rsidRPr="00105F3B">
        <w:rPr>
          <w:rFonts w:ascii="Times New Roman" w:hAnsi="Times New Roman" w:cs="Times New Roman"/>
        </w:rPr>
        <w:t xml:space="preserve"> Long short-</w:t>
      </w:r>
      <w:proofErr w:type="spellStart"/>
      <w:r w:rsidRPr="00105F3B">
        <w:rPr>
          <w:rFonts w:ascii="Times New Roman" w:hAnsi="Times New Roman" w:cs="Times New Roman"/>
        </w:rPr>
        <w:t>term</w:t>
      </w:r>
      <w:proofErr w:type="spellEnd"/>
      <w:r w:rsidRPr="00105F3B">
        <w:rPr>
          <w:rFonts w:ascii="Times New Roman" w:hAnsi="Times New Roman" w:cs="Times New Roman"/>
        </w:rPr>
        <w:t xml:space="preserve"> </w:t>
      </w:r>
      <w:proofErr w:type="spellStart"/>
      <w:r w:rsidRPr="00105F3B">
        <w:rPr>
          <w:rFonts w:ascii="Times New Roman" w:hAnsi="Times New Roman" w:cs="Times New Roman"/>
        </w:rPr>
        <w:t>memory</w:t>
      </w:r>
      <w:proofErr w:type="spellEnd"/>
      <w:r w:rsidRPr="00105F3B">
        <w:rPr>
          <w:rFonts w:ascii="Times New Roman" w:hAnsi="Times New Roman" w:cs="Times New Roman"/>
        </w:rPr>
        <w:t xml:space="preserve">. </w:t>
      </w:r>
      <w:r w:rsidRPr="00105F3B">
        <w:rPr>
          <w:rFonts w:ascii="Times New Roman" w:hAnsi="Times New Roman" w:cs="Times New Roman"/>
          <w:i/>
          <w:iCs/>
        </w:rPr>
        <w:t xml:space="preserve">Neural </w:t>
      </w:r>
      <w:proofErr w:type="spellStart"/>
      <w:r w:rsidRPr="00105F3B">
        <w:rPr>
          <w:rFonts w:ascii="Times New Roman" w:hAnsi="Times New Roman" w:cs="Times New Roman"/>
          <w:i/>
          <w:iCs/>
        </w:rPr>
        <w:t>Computation</w:t>
      </w:r>
      <w:proofErr w:type="spellEnd"/>
      <w:r w:rsidRPr="00105F3B">
        <w:rPr>
          <w:rFonts w:ascii="Times New Roman" w:hAnsi="Times New Roman" w:cs="Times New Roman"/>
        </w:rPr>
        <w:t xml:space="preserve">, </w:t>
      </w:r>
      <w:r w:rsidRPr="00105F3B">
        <w:rPr>
          <w:rFonts w:ascii="Times New Roman" w:hAnsi="Times New Roman" w:cs="Times New Roman"/>
          <w:i/>
          <w:iCs/>
        </w:rPr>
        <w:t>9</w:t>
      </w:r>
      <w:r w:rsidRPr="00105F3B">
        <w:rPr>
          <w:rFonts w:ascii="Times New Roman" w:hAnsi="Times New Roman" w:cs="Times New Roman"/>
        </w:rPr>
        <w:t>(8), 1735–1780.</w:t>
      </w:r>
    </w:p>
    <w:p w14:paraId="7F307A38" w14:textId="77777777" w:rsidR="00105F3B" w:rsidRPr="00105F3B" w:rsidRDefault="00105F3B" w:rsidP="00105F3B">
      <w:pPr>
        <w:jc w:val="both"/>
        <w:rPr>
          <w:rFonts w:ascii="Times New Roman" w:hAnsi="Times New Roman" w:cs="Times New Roman"/>
          <w:lang w:val="en-US"/>
        </w:rPr>
      </w:pPr>
      <w:proofErr w:type="spellStart"/>
      <w:r w:rsidRPr="00105F3B">
        <w:rPr>
          <w:rFonts w:ascii="Times New Roman" w:hAnsi="Times New Roman" w:cs="Times New Roman"/>
          <w:b/>
          <w:bCs/>
        </w:rPr>
        <w:t>Lamos</w:t>
      </w:r>
      <w:proofErr w:type="spellEnd"/>
      <w:r w:rsidRPr="00105F3B">
        <w:rPr>
          <w:rFonts w:ascii="Times New Roman" w:hAnsi="Times New Roman" w:cs="Times New Roman"/>
          <w:b/>
          <w:bCs/>
        </w:rPr>
        <w:t>-Díaz, H., Puentes-Garzón, D.-E., &amp; Zarate-Caicedo, D.-A. (2020).</w:t>
      </w:r>
      <w:r w:rsidRPr="00105F3B">
        <w:rPr>
          <w:rFonts w:ascii="Times New Roman" w:hAnsi="Times New Roman" w:cs="Times New Roman"/>
        </w:rPr>
        <w:t xml:space="preserve"> </w:t>
      </w:r>
      <w:r w:rsidRPr="00105F3B">
        <w:rPr>
          <w:rFonts w:ascii="Times New Roman" w:hAnsi="Times New Roman" w:cs="Times New Roman"/>
          <w:lang w:val="en-US"/>
        </w:rPr>
        <w:t xml:space="preserve">Comparison Between Machine Learning Models for Yield Forecast in Cocoa Crops in Santander, Colombia. </w:t>
      </w:r>
      <w:r w:rsidRPr="00105F3B">
        <w:rPr>
          <w:rFonts w:ascii="Times New Roman" w:hAnsi="Times New Roman" w:cs="Times New Roman"/>
          <w:i/>
          <w:iCs/>
          <w:lang w:val="en-US"/>
        </w:rPr>
        <w:t xml:space="preserve">Revista </w:t>
      </w:r>
      <w:proofErr w:type="spellStart"/>
      <w:r w:rsidRPr="00105F3B">
        <w:rPr>
          <w:rFonts w:ascii="Times New Roman" w:hAnsi="Times New Roman" w:cs="Times New Roman"/>
          <w:i/>
          <w:iCs/>
          <w:lang w:val="en-US"/>
        </w:rPr>
        <w:t>Facultad</w:t>
      </w:r>
      <w:proofErr w:type="spellEnd"/>
      <w:r w:rsidRPr="00105F3B">
        <w:rPr>
          <w:rFonts w:ascii="Times New Roman" w:hAnsi="Times New Roman" w:cs="Times New Roman"/>
          <w:i/>
          <w:iCs/>
          <w:lang w:val="en-US"/>
        </w:rPr>
        <w:t xml:space="preserve"> de Ingeniería</w:t>
      </w:r>
      <w:r w:rsidRPr="00105F3B">
        <w:rPr>
          <w:rFonts w:ascii="Times New Roman" w:hAnsi="Times New Roman" w:cs="Times New Roman"/>
          <w:lang w:val="en-US"/>
        </w:rPr>
        <w:t xml:space="preserve">, </w:t>
      </w:r>
      <w:r w:rsidRPr="00105F3B">
        <w:rPr>
          <w:rFonts w:ascii="Times New Roman" w:hAnsi="Times New Roman" w:cs="Times New Roman"/>
          <w:i/>
          <w:iCs/>
          <w:lang w:val="en-US"/>
        </w:rPr>
        <w:t>29</w:t>
      </w:r>
      <w:r w:rsidRPr="00105F3B">
        <w:rPr>
          <w:rFonts w:ascii="Times New Roman" w:hAnsi="Times New Roman" w:cs="Times New Roman"/>
          <w:lang w:val="en-US"/>
        </w:rPr>
        <w:t>(54), 1–10.</w:t>
      </w:r>
    </w:p>
    <w:p w14:paraId="01CDA3E5" w14:textId="77777777" w:rsidR="00105F3B" w:rsidRPr="00105F3B" w:rsidRDefault="00105F3B" w:rsidP="00105F3B">
      <w:pPr>
        <w:jc w:val="both"/>
        <w:rPr>
          <w:rFonts w:ascii="Times New Roman" w:hAnsi="Times New Roman" w:cs="Times New Roman"/>
        </w:rPr>
      </w:pPr>
      <w:r w:rsidRPr="00105F3B">
        <w:rPr>
          <w:rFonts w:ascii="Times New Roman" w:hAnsi="Times New Roman" w:cs="Times New Roman"/>
          <w:b/>
          <w:bCs/>
          <w:lang w:val="en-US"/>
        </w:rPr>
        <w:t>Lopez, J. (2017).</w:t>
      </w:r>
      <w:r w:rsidRPr="00105F3B">
        <w:rPr>
          <w:rFonts w:ascii="Times New Roman" w:hAnsi="Times New Roman" w:cs="Times New Roman"/>
          <w:lang w:val="en-US"/>
        </w:rPr>
        <w:t xml:space="preserve"> </w:t>
      </w:r>
      <w:r w:rsidRPr="00105F3B">
        <w:rPr>
          <w:rFonts w:ascii="Times New Roman" w:hAnsi="Times New Roman" w:cs="Times New Roman"/>
          <w:i/>
          <w:iCs/>
          <w:lang w:val="en-US"/>
        </w:rPr>
        <w:t>Evaluating the predictive accuracy of probability models</w:t>
      </w:r>
      <w:r w:rsidRPr="00105F3B">
        <w:rPr>
          <w:rFonts w:ascii="Times New Roman" w:hAnsi="Times New Roman" w:cs="Times New Roman"/>
          <w:lang w:val="en-US"/>
        </w:rPr>
        <w:t xml:space="preserve">. Federal Reserve Bank of New York Economic Policy Review. </w:t>
      </w:r>
      <w:r w:rsidRPr="00105F3B">
        <w:rPr>
          <w:rFonts w:ascii="Times New Roman" w:hAnsi="Times New Roman" w:cs="Times New Roman"/>
        </w:rPr>
        <w:t>(Referencia teórica estándar para intervalos).</w:t>
      </w:r>
    </w:p>
    <w:p w14:paraId="6F415416" w14:textId="240CCCD7" w:rsidR="00105F3B" w:rsidRPr="00105F3B" w:rsidRDefault="00105F3B" w:rsidP="00105F3B">
      <w:pPr>
        <w:jc w:val="both"/>
        <w:rPr>
          <w:rFonts w:ascii="Times New Roman" w:hAnsi="Times New Roman" w:cs="Times New Roman"/>
          <w:lang w:val="en-US"/>
        </w:rPr>
      </w:pPr>
      <w:r w:rsidRPr="000F0BC2">
        <w:rPr>
          <w:rFonts w:ascii="Times New Roman" w:hAnsi="Times New Roman" w:cs="Times New Roman"/>
          <w:b/>
          <w:bCs/>
        </w:rPr>
        <w:t>Sims, C. A. (1980).</w:t>
      </w:r>
      <w:r w:rsidRPr="000F0BC2">
        <w:rPr>
          <w:rFonts w:ascii="Times New Roman" w:hAnsi="Times New Roman" w:cs="Times New Roman"/>
        </w:rPr>
        <w:t xml:space="preserve"> </w:t>
      </w:r>
      <w:proofErr w:type="spellStart"/>
      <w:r w:rsidRPr="000F0BC2">
        <w:rPr>
          <w:rFonts w:ascii="Times New Roman" w:hAnsi="Times New Roman" w:cs="Times New Roman"/>
        </w:rPr>
        <w:t>Macroeconomics</w:t>
      </w:r>
      <w:proofErr w:type="spellEnd"/>
      <w:r w:rsidRPr="000F0BC2">
        <w:rPr>
          <w:rFonts w:ascii="Times New Roman" w:hAnsi="Times New Roman" w:cs="Times New Roman"/>
        </w:rPr>
        <w:t xml:space="preserve"> and </w:t>
      </w:r>
      <w:proofErr w:type="spellStart"/>
      <w:proofErr w:type="gramStart"/>
      <w:r w:rsidRPr="000F0BC2">
        <w:rPr>
          <w:rFonts w:ascii="Times New Roman" w:hAnsi="Times New Roman" w:cs="Times New Roman"/>
        </w:rPr>
        <w:t>reality</w:t>
      </w:r>
      <w:proofErr w:type="spellEnd"/>
      <w:proofErr w:type="gramEnd"/>
      <w:r w:rsidRPr="000F0BC2">
        <w:rPr>
          <w:rFonts w:ascii="Times New Roman" w:hAnsi="Times New Roman" w:cs="Times New Roman"/>
        </w:rPr>
        <w:t xml:space="preserve">. </w:t>
      </w:r>
      <w:proofErr w:type="spellStart"/>
      <w:r w:rsidRPr="00105F3B">
        <w:rPr>
          <w:rFonts w:ascii="Times New Roman" w:hAnsi="Times New Roman" w:cs="Times New Roman"/>
          <w:i/>
          <w:iCs/>
          <w:lang w:val="en-US"/>
        </w:rPr>
        <w:t>Econometrica</w:t>
      </w:r>
      <w:proofErr w:type="spellEnd"/>
      <w:r w:rsidRPr="00105F3B">
        <w:rPr>
          <w:rFonts w:ascii="Times New Roman" w:hAnsi="Times New Roman" w:cs="Times New Roman"/>
          <w:i/>
          <w:iCs/>
          <w:lang w:val="en-US"/>
        </w:rPr>
        <w:t>: Journal of the Econometric Society</w:t>
      </w:r>
      <w:r w:rsidRPr="00105F3B">
        <w:rPr>
          <w:rFonts w:ascii="Times New Roman" w:hAnsi="Times New Roman" w:cs="Times New Roman"/>
          <w:lang w:val="en-US"/>
        </w:rPr>
        <w:t xml:space="preserve">, </w:t>
      </w:r>
      <w:r w:rsidRPr="00105F3B">
        <w:rPr>
          <w:rFonts w:ascii="Times New Roman" w:hAnsi="Times New Roman" w:cs="Times New Roman"/>
          <w:i/>
          <w:iCs/>
          <w:lang w:val="en-US"/>
        </w:rPr>
        <w:t>48</w:t>
      </w:r>
      <w:r w:rsidRPr="00105F3B">
        <w:rPr>
          <w:rFonts w:ascii="Times New Roman" w:hAnsi="Times New Roman" w:cs="Times New Roman"/>
          <w:lang w:val="en-US"/>
        </w:rPr>
        <w:t>(1), 1–48.</w:t>
      </w:r>
    </w:p>
    <w:p w14:paraId="3EE39534" w14:textId="77777777" w:rsidR="00105F3B" w:rsidRPr="00105F3B" w:rsidRDefault="00105F3B" w:rsidP="00105F3B">
      <w:pPr>
        <w:jc w:val="both"/>
        <w:rPr>
          <w:rFonts w:ascii="Times New Roman" w:hAnsi="Times New Roman" w:cs="Times New Roman"/>
          <w:lang w:val="en-US"/>
        </w:rPr>
      </w:pPr>
    </w:p>
    <w:sectPr w:rsidR="00105F3B" w:rsidRPr="00105F3B" w:rsidSect="009C7D67">
      <w:footerReference w:type="default" r:id="rId22"/>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dro Sánchez" w:date="2025-11-07T15:34:00Z" w:initials="PS">
    <w:p w14:paraId="740A0AEC" w14:textId="77777777" w:rsidR="00FC55C8" w:rsidRDefault="0023541C" w:rsidP="00FC55C8">
      <w:pPr>
        <w:pStyle w:val="Textocomentario"/>
      </w:pPr>
      <w:r>
        <w:rPr>
          <w:rStyle w:val="Refdecomentario"/>
        </w:rPr>
        <w:annotationRef/>
      </w:r>
      <w:r w:rsidR="00FC55C8">
        <w:t>Profundizar más en la relevancia mundial del cacao, relevancia en contexto social politico. Mundial-colombia-localcambio climatico</w:t>
      </w:r>
    </w:p>
  </w:comment>
  <w:comment w:id="1" w:author="Yurley Katherinne Quiroga Duran" w:date="2025-11-06T23:31:00Z" w:initials="YQ">
    <w:p w14:paraId="17E08BB6" w14:textId="2C0B81FA" w:rsidR="00EC205C" w:rsidRDefault="00EC205C" w:rsidP="00EC205C">
      <w:pPr>
        <w:pStyle w:val="Textocomentario"/>
      </w:pPr>
      <w:r>
        <w:rPr>
          <w:rStyle w:val="Refdecomentario"/>
        </w:rPr>
        <w:annotationRef/>
      </w:r>
      <w:r>
        <w:t>Falta incluir esta cita en la bibliografía</w:t>
      </w:r>
    </w:p>
  </w:comment>
  <w:comment w:id="2" w:author="Yurley Katherinne Quiroga Duran" w:date="2025-11-06T23:26:00Z" w:initials="YQ">
    <w:p w14:paraId="4A10315A" w14:textId="389ABAE0" w:rsidR="00EC205C" w:rsidRDefault="00EC205C" w:rsidP="00EC205C">
      <w:pPr>
        <w:pStyle w:val="Textocomentario"/>
      </w:pPr>
      <w:r>
        <w:rPr>
          <w:rStyle w:val="Refdecomentario"/>
        </w:rPr>
        <w:annotationRef/>
      </w:r>
      <w:r>
        <w:t xml:space="preserve">A qué te refieres con último periodo? Un año? Varios años? </w:t>
      </w:r>
    </w:p>
  </w:comment>
  <w:comment w:id="4" w:author="Yurley Katherinne Quiroga Duran" w:date="2025-11-06T23:33:00Z" w:initials="YQ">
    <w:p w14:paraId="08761EF3" w14:textId="77777777" w:rsidR="00EC205C" w:rsidRDefault="00EC205C" w:rsidP="00EC205C">
      <w:pPr>
        <w:pStyle w:val="Textocomentario"/>
      </w:pPr>
      <w:r>
        <w:rPr>
          <w:rStyle w:val="Refdecomentario"/>
        </w:rPr>
        <w:annotationRef/>
      </w:r>
      <w:r>
        <w:t>Si es posible, referenciar esto con otros trabajos donde pase eso que mencionas</w:t>
      </w:r>
    </w:p>
  </w:comment>
  <w:comment w:id="5" w:author="Pedro Sánchez" w:date="2025-11-01T19:36:00Z" w:initials="PS">
    <w:p w14:paraId="49467FD5" w14:textId="15AA5ABA" w:rsidR="00A8577B" w:rsidRDefault="00A8577B" w:rsidP="00A8577B">
      <w:pPr>
        <w:pStyle w:val="Textocomentario"/>
      </w:pPr>
      <w:r>
        <w:rPr>
          <w:rStyle w:val="Refdecomentario"/>
        </w:rPr>
        <w:annotationRef/>
      </w:r>
      <w:r>
        <w:t>Como citar el trabajo de Karla?</w:t>
      </w:r>
    </w:p>
  </w:comment>
  <w:comment w:id="6" w:author="Yurley Katherinne Quiroga Duran" w:date="2025-11-07T00:22:00Z" w:initials="YQ">
    <w:p w14:paraId="78F87F04" w14:textId="77777777" w:rsidR="00AE3F9B" w:rsidRDefault="00AE3F9B" w:rsidP="00AE3F9B">
      <w:pPr>
        <w:pStyle w:val="Textocomentario"/>
      </w:pPr>
      <w:r>
        <w:rPr>
          <w:rStyle w:val="Refdecomentario"/>
        </w:rPr>
        <w:annotationRef/>
      </w:r>
      <w:r>
        <w:t xml:space="preserve">Yo no lo mencionaría directamente, sino que puedes decir que esta puede ser la base para la mejora de modelos que tienen en cuenta el precio como una variable sin aleatoriedad. Ahí podrias referenciar el paper donde trabajó Karla </w:t>
      </w:r>
      <w:hyperlink r:id="rId1" w:history="1">
        <w:r w:rsidRPr="00941810">
          <w:rPr>
            <w:rStyle w:val="Hipervnculo"/>
          </w:rPr>
          <w:t>https://doi.org/10.1111/itor.13563</w:t>
        </w:r>
      </w:hyperlink>
      <w:r>
        <w:t xml:space="preserve"> (en la reu me acuerdas y te paso el pdf). Ahí se usó un modelo de optimización de profit, en el que el precio es un valor dado y estable en cada fecha. Por lo tanto, incluir estos modelos que generan ese intervalo de confianza podría enriquecer mucho más ese modelo, dado que incluye esa incertidumbre por la variación del precio</w:t>
      </w:r>
    </w:p>
  </w:comment>
  <w:comment w:id="7" w:author="Yurley Katherinne Quiroga Duran" w:date="2025-11-06T23:35:00Z" w:initials="YQ">
    <w:p w14:paraId="43250D2C" w14:textId="340A83E2" w:rsidR="004203B4" w:rsidRDefault="004203B4" w:rsidP="004203B4">
      <w:pPr>
        <w:pStyle w:val="Textocomentario"/>
      </w:pPr>
      <w:r>
        <w:rPr>
          <w:rStyle w:val="Refdecomentario"/>
        </w:rPr>
        <w:annotationRef/>
      </w:r>
      <w:r>
        <w:t>Estaría chévere incluir un diagrama que muestre ese paso a paso de la metodología, para tener un enfoque completo de lo que vas a detallar en cada ítem luego (2.1, 2.2, …)</w:t>
      </w:r>
    </w:p>
  </w:comment>
  <w:comment w:id="8" w:author="Pedro Sánchez" w:date="2025-11-07T15:41:00Z" w:initials="PS">
    <w:p w14:paraId="7B37C32C" w14:textId="77777777" w:rsidR="00D309BB" w:rsidRDefault="00D309BB" w:rsidP="00D309BB">
      <w:pPr>
        <w:pStyle w:val="Textocomentario"/>
      </w:pPr>
      <w:r>
        <w:rPr>
          <w:rStyle w:val="Refdecomentario"/>
        </w:rPr>
        <w:annotationRef/>
      </w:r>
      <w:r>
        <w:t>Como en la presentacion, poner metodologia despues de revision de literatura</w:t>
      </w:r>
    </w:p>
  </w:comment>
  <w:comment w:id="9" w:author="Yurley Katherinne Quiroga Duran" w:date="2025-11-06T23:40:00Z" w:initials="YQ">
    <w:p w14:paraId="68ED70E4" w14:textId="76456B97" w:rsidR="004203B4" w:rsidRDefault="004203B4" w:rsidP="004203B4">
      <w:pPr>
        <w:pStyle w:val="Textocomentario"/>
      </w:pPr>
      <w:r>
        <w:rPr>
          <w:rStyle w:val="Refdecomentario"/>
        </w:rPr>
        <w:annotationRef/>
      </w:r>
      <w:r>
        <w:t>Esto lo podrías explicar mucho más a detalle, ya que no es claro por qué enlistas todas estas variables y después no las usas. Podrías decir que inicialmente se identificaron estos tres grupos como los más relevantes. Luego puedes mencionar el paper que me habías contado para justificar el por qué se descartaron las variables climáticas. Lo mismo con las variables de producción. Puedes mencionar que algunas ya contienen la información de otras, o que dado el enfoque del proyecto, variables como la edad son muy específicas, así que pierden relevancia en este caso donde lo estamos viendo a nivel país</w:t>
      </w:r>
    </w:p>
  </w:comment>
  <w:comment w:id="10" w:author="Yurley Katherinne Quiroga Duran" w:date="2025-11-06T23:50:00Z" w:initials="YQ">
    <w:p w14:paraId="63F8956D" w14:textId="77777777" w:rsidR="00651CD2" w:rsidRDefault="00651CD2" w:rsidP="00651CD2">
      <w:pPr>
        <w:pStyle w:val="Textocomentario"/>
      </w:pPr>
      <w:r>
        <w:rPr>
          <w:rStyle w:val="Refdecomentario"/>
        </w:rPr>
        <w:annotationRef/>
      </w:r>
      <w:r>
        <w:t xml:space="preserve">Tengo entendido que del precio internacional y precio de futuros, solo se dejó uno, cierto? Eso también lo podrías explicar. Yo creo que esta sección 2.1 la podríamos dividir en dos partes: identificación de variables potenciales y refinamiento del conjunto de variables. De pronto valdría la pena también incluir un análisis de esos datos: ¿qué comportamiento tienen?¿cómo están relacionadas?¿cómo es la descomposición de la variable de interés? </w:t>
      </w:r>
    </w:p>
  </w:comment>
  <w:comment w:id="11" w:author="Yurley Katherinne Quiroga Duran" w:date="2025-11-07T00:27:00Z" w:initials="YQ">
    <w:p w14:paraId="7FCCDBFF" w14:textId="77777777" w:rsidR="00B12118" w:rsidRDefault="00AE3F9B" w:rsidP="00B12118">
      <w:pPr>
        <w:pStyle w:val="Textocomentario"/>
      </w:pPr>
      <w:r>
        <w:rPr>
          <w:rStyle w:val="Refdecomentario"/>
        </w:rPr>
        <w:annotationRef/>
      </w:r>
      <w:r w:rsidR="00B12118">
        <w:t xml:space="preserve">Mmm ya entiendo, o sea más adelante vas a explicar todo lo que mencioné anteriormente. Si primero vas a decir los procesos solamente y después vas a explicarlos a detalle, entonces yo creo que podrías no detallar las variables que usaste aquí, sino solo las categorías, para que el lector no quede perdido, dado que no hay contexto del por qué se usaron unas variables y otras no </w:t>
      </w:r>
    </w:p>
  </w:comment>
  <w:comment w:id="12" w:author="Pedro Sánchez" w:date="2025-11-03T11:40:00Z" w:initials="PS">
    <w:p w14:paraId="20030EAD" w14:textId="632AA489" w:rsidR="00F14385" w:rsidRDefault="00F14385" w:rsidP="00F14385">
      <w:pPr>
        <w:pStyle w:val="Textocomentario"/>
      </w:pPr>
      <w:r>
        <w:rPr>
          <w:rStyle w:val="Refdecomentario"/>
        </w:rPr>
        <w:annotationRef/>
      </w:r>
      <w:r>
        <w:t>Se debe mencionar que ya se decidió que sería semanal o se mantiene como algo a definir más adelante en el documento?</w:t>
      </w:r>
    </w:p>
  </w:comment>
  <w:comment w:id="13" w:author="Yurley Katherinne Quiroga Duran" w:date="2025-11-06T23:51:00Z" w:initials="YQ">
    <w:p w14:paraId="426B875F" w14:textId="77777777" w:rsidR="00651CD2" w:rsidRDefault="00651CD2" w:rsidP="00651CD2">
      <w:pPr>
        <w:pStyle w:val="Textocomentario"/>
      </w:pPr>
      <w:r>
        <w:rPr>
          <w:rStyle w:val="Refdecomentario"/>
        </w:rPr>
        <w:annotationRef/>
      </w:r>
      <w:r>
        <w:t>Sí, se puede decir de una vez que sería semanal</w:t>
      </w:r>
    </w:p>
  </w:comment>
  <w:comment w:id="14" w:author="Yurley Katherinne Quiroga Duran" w:date="2025-11-06T23:54:00Z" w:initials="YQ">
    <w:p w14:paraId="65BD8E70" w14:textId="77777777" w:rsidR="00B12118" w:rsidRDefault="00651CD2" w:rsidP="00B12118">
      <w:pPr>
        <w:pStyle w:val="Textocomentario"/>
      </w:pPr>
      <w:r>
        <w:rPr>
          <w:rStyle w:val="Refdecomentario"/>
        </w:rPr>
        <w:annotationRef/>
      </w:r>
      <w:r w:rsidR="00B12118">
        <w:t>Me parece que sería bueno contextualizar al lector en qué consiste cada modelo, así que podrías extenderte más en esta parte detallando eso y cuáles son sus aspectos principales. No olvides referenciar esas definiciones (con libros si es posible)</w:t>
      </w:r>
    </w:p>
  </w:comment>
  <w:comment w:id="18" w:author="Yurley Katherinne Quiroga Duran" w:date="2025-11-06T23:56:00Z" w:initials="YQ">
    <w:p w14:paraId="63017A7A" w14:textId="7CB4035E" w:rsidR="00024CAE" w:rsidRDefault="00024CAE" w:rsidP="00024CAE">
      <w:pPr>
        <w:pStyle w:val="Textocomentario"/>
      </w:pPr>
      <w:r>
        <w:rPr>
          <w:rStyle w:val="Refdecomentario"/>
        </w:rPr>
        <w:annotationRef/>
      </w:r>
      <w:r>
        <w:t xml:space="preserve">Detallarlo más, qué significa cada métrica? Cómo se calcula? </w:t>
      </w:r>
    </w:p>
  </w:comment>
  <w:comment w:id="19" w:author="Yurley Katherinne Quiroga Duran" w:date="2025-11-06T23:59:00Z" w:initials="YQ">
    <w:p w14:paraId="2264AE42" w14:textId="77777777" w:rsidR="00024CAE" w:rsidRDefault="00024CAE" w:rsidP="00024CAE">
      <w:pPr>
        <w:pStyle w:val="Textocomentario"/>
      </w:pPr>
      <w:r>
        <w:rPr>
          <w:rStyle w:val="Refdecomentario"/>
        </w:rPr>
        <w:annotationRef/>
      </w:r>
      <w:r>
        <w:t xml:space="preserve">Yo no me atrevería a decir que es la contribución central, dado que solo la mitad de los modelos tienen ese intervalo. En nuestro caso sí es muy valioso, pero igual la predicción también es importante. Yo lo pondría más como que esto es un “muy buen plus” (dicho de forma más técnica) que nos brindan esos modelos estadísticos </w:t>
      </w:r>
    </w:p>
  </w:comment>
  <w:comment w:id="20" w:author="Yurley Katherinne Quiroga Duran" w:date="2025-11-07T00:01:00Z" w:initials="YQ">
    <w:p w14:paraId="7655D108" w14:textId="77777777" w:rsidR="00024CAE" w:rsidRDefault="00024CAE" w:rsidP="00024CAE">
      <w:pPr>
        <w:pStyle w:val="Textocomentario"/>
      </w:pPr>
      <w:r>
        <w:rPr>
          <w:rStyle w:val="Refdecomentario"/>
        </w:rPr>
        <w:annotationRef/>
      </w:r>
      <w:r>
        <w:t>Personalmente no soy tan fan de los bullet points en la revisión de la literatura. Podrías articularlo todo por medio de párrafos que vayan siguiendo esa secuencia que tienes.</w:t>
      </w:r>
    </w:p>
  </w:comment>
  <w:comment w:id="21" w:author="Pedro Sánchez" w:date="2025-11-07T15:52:00Z" w:initials="PS">
    <w:p w14:paraId="1357D691" w14:textId="77777777" w:rsidR="00A14119" w:rsidRDefault="00A14119" w:rsidP="00A14119">
      <w:pPr>
        <w:pStyle w:val="Textocomentario"/>
      </w:pPr>
      <w:r>
        <w:rPr>
          <w:rStyle w:val="Refdecomentario"/>
        </w:rPr>
        <w:annotationRef/>
      </w:r>
      <w:r>
        <w:t>Hacer explicito el gap y por que se propone la metodologia</w:t>
      </w:r>
    </w:p>
  </w:comment>
  <w:comment w:id="26" w:author="Yurley Katherinne Quiroga Duran" w:date="2025-11-07T00:11:00Z" w:initials="YQ">
    <w:p w14:paraId="35297C5D" w14:textId="5097A1C1" w:rsidR="00014FC0" w:rsidRDefault="00014FC0" w:rsidP="00014FC0">
      <w:pPr>
        <w:pStyle w:val="Textocomentario"/>
      </w:pPr>
      <w:r>
        <w:rPr>
          <w:rStyle w:val="Refdecomentario"/>
        </w:rPr>
        <w:annotationRef/>
      </w:r>
      <w:r>
        <w:t>Siento que este tipo de oraciones finales donde se da una justificación de lo que se acabó de decir se sienten un poco ChatGPT. Si no lo usaste, discúlpame, haz caso omiso. Igual usarlo no es malo, yo lo uso un montón para mejorar mi redacción, pero trato de evitar usar esas muletillas en las que ese modelo suele caer. Te dejé resaltado en amarillo otros ejemplos similares</w:t>
      </w:r>
    </w:p>
  </w:comment>
  <w:comment w:id="27" w:author="Yurley Katherinne Quiroga Duran" w:date="2025-11-07T00:15:00Z" w:initials="YQ">
    <w:p w14:paraId="3C801B48" w14:textId="77777777" w:rsidR="00014FC0" w:rsidRDefault="00014FC0" w:rsidP="00014FC0">
      <w:pPr>
        <w:pStyle w:val="Textocomentario"/>
      </w:pPr>
      <w:r>
        <w:rPr>
          <w:rStyle w:val="Refdecomentario"/>
        </w:rPr>
        <w:annotationRef/>
      </w:r>
      <w:r>
        <w:t>Y qué encontró? Entonces sí son relevantes esas variables? Podrías contrastar este paper con el que encontraste que dice que se pueden omitir. Si es este mismo, entonces podrías contarlo ahí mismo. En general, sería bueno que intentes incluir los hallazgos/concluisones más importantes que se encontraron en todos estos papers, a medida que los vas mencionando</w:t>
      </w:r>
    </w:p>
  </w:comment>
  <w:comment w:id="28" w:author="Yurley Katherinne Quiroga Duran" w:date="2025-11-07T00:31:00Z" w:initials="YQ">
    <w:p w14:paraId="63FADDFA" w14:textId="77777777" w:rsidR="00B12118" w:rsidRDefault="00B12118" w:rsidP="00B12118">
      <w:pPr>
        <w:pStyle w:val="Textocomentario"/>
      </w:pPr>
      <w:r>
        <w:rPr>
          <w:rStyle w:val="Refdecomentario"/>
        </w:rPr>
        <w:annotationRef/>
      </w:r>
      <w:r>
        <w:t>De preferencia no se deberían usar referencias tan viejas, si puedes encontrar un sustituto más reciente (&gt;2000) sería bueno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0A0AEC" w15:done="1"/>
  <w15:commentEx w15:paraId="17E08BB6" w15:done="1"/>
  <w15:commentEx w15:paraId="4A10315A" w15:done="1"/>
  <w15:commentEx w15:paraId="08761EF3" w15:done="0"/>
  <w15:commentEx w15:paraId="49467FD5" w15:done="1"/>
  <w15:commentEx w15:paraId="78F87F04" w15:paraIdParent="49467FD5" w15:done="1"/>
  <w15:commentEx w15:paraId="43250D2C" w15:done="0"/>
  <w15:commentEx w15:paraId="7B37C32C" w15:paraIdParent="43250D2C" w15:done="0"/>
  <w15:commentEx w15:paraId="68ED70E4" w15:done="0"/>
  <w15:commentEx w15:paraId="63F8956D" w15:done="0"/>
  <w15:commentEx w15:paraId="7FCCDBFF" w15:done="0"/>
  <w15:commentEx w15:paraId="20030EAD" w15:done="0"/>
  <w15:commentEx w15:paraId="426B875F" w15:paraIdParent="20030EAD" w15:done="0"/>
  <w15:commentEx w15:paraId="65BD8E70" w15:done="0"/>
  <w15:commentEx w15:paraId="63017A7A" w15:done="0"/>
  <w15:commentEx w15:paraId="2264AE42" w15:done="0"/>
  <w15:commentEx w15:paraId="7655D108" w15:done="0"/>
  <w15:commentEx w15:paraId="1357D691" w15:paraIdParent="7655D108" w15:done="0"/>
  <w15:commentEx w15:paraId="35297C5D" w15:done="0"/>
  <w15:commentEx w15:paraId="3C801B48" w15:done="0"/>
  <w15:commentEx w15:paraId="63FADD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88DCE0" w16cex:dateUtc="2025-11-07T20:34:00Z"/>
  <w16cex:commentExtensible w16cex:durableId="5A4DF5FA" w16cex:dateUtc="2025-11-07T04:31:00Z"/>
  <w16cex:commentExtensible w16cex:durableId="4D0A2F33" w16cex:dateUtc="2025-11-07T04:26:00Z"/>
  <w16cex:commentExtensible w16cex:durableId="02FA4212" w16cex:dateUtc="2025-11-07T04:33:00Z"/>
  <w16cex:commentExtensible w16cex:durableId="3A452FC7" w16cex:dateUtc="2025-11-02T00:36:00Z"/>
  <w16cex:commentExtensible w16cex:durableId="23E914B4" w16cex:dateUtc="2025-11-07T05:22:00Z"/>
  <w16cex:commentExtensible w16cex:durableId="4326C129" w16cex:dateUtc="2025-11-07T04:35:00Z"/>
  <w16cex:commentExtensible w16cex:durableId="457B7994" w16cex:dateUtc="2025-11-07T20:41:00Z"/>
  <w16cex:commentExtensible w16cex:durableId="6B3DE275" w16cex:dateUtc="2025-11-07T04:40:00Z"/>
  <w16cex:commentExtensible w16cex:durableId="3AB9E704" w16cex:dateUtc="2025-11-07T04:50:00Z"/>
  <w16cex:commentExtensible w16cex:durableId="4623383A" w16cex:dateUtc="2025-11-07T05:27:00Z"/>
  <w16cex:commentExtensible w16cex:durableId="29058209" w16cex:dateUtc="2025-11-03T16:40:00Z"/>
  <w16cex:commentExtensible w16cex:durableId="02CEC93D" w16cex:dateUtc="2025-11-07T04:51:00Z"/>
  <w16cex:commentExtensible w16cex:durableId="5B91AAF0" w16cex:dateUtc="2025-11-07T04:54:00Z"/>
  <w16cex:commentExtensible w16cex:durableId="391A3DFB" w16cex:dateUtc="2025-11-07T04:56:00Z"/>
  <w16cex:commentExtensible w16cex:durableId="440EBBCE" w16cex:dateUtc="2025-11-07T04:59:00Z"/>
  <w16cex:commentExtensible w16cex:durableId="5120CDDC" w16cex:dateUtc="2025-11-07T05:01:00Z"/>
  <w16cex:commentExtensible w16cex:durableId="15AEDA5C" w16cex:dateUtc="2025-11-07T20:52:00Z"/>
  <w16cex:commentExtensible w16cex:durableId="08BF86AF" w16cex:dateUtc="2025-11-07T05:11:00Z"/>
  <w16cex:commentExtensible w16cex:durableId="4004AF0C" w16cex:dateUtc="2025-11-07T05:15:00Z"/>
  <w16cex:commentExtensible w16cex:durableId="7C016D1C" w16cex:dateUtc="2025-11-07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0A0AEC" w16cid:durableId="1288DCE0"/>
  <w16cid:commentId w16cid:paraId="17E08BB6" w16cid:durableId="5A4DF5FA"/>
  <w16cid:commentId w16cid:paraId="4A10315A" w16cid:durableId="4D0A2F33"/>
  <w16cid:commentId w16cid:paraId="08761EF3" w16cid:durableId="02FA4212"/>
  <w16cid:commentId w16cid:paraId="49467FD5" w16cid:durableId="3A452FC7"/>
  <w16cid:commentId w16cid:paraId="78F87F04" w16cid:durableId="23E914B4"/>
  <w16cid:commentId w16cid:paraId="43250D2C" w16cid:durableId="4326C129"/>
  <w16cid:commentId w16cid:paraId="7B37C32C" w16cid:durableId="457B7994"/>
  <w16cid:commentId w16cid:paraId="68ED70E4" w16cid:durableId="6B3DE275"/>
  <w16cid:commentId w16cid:paraId="63F8956D" w16cid:durableId="3AB9E704"/>
  <w16cid:commentId w16cid:paraId="7FCCDBFF" w16cid:durableId="4623383A"/>
  <w16cid:commentId w16cid:paraId="20030EAD" w16cid:durableId="29058209"/>
  <w16cid:commentId w16cid:paraId="426B875F" w16cid:durableId="02CEC93D"/>
  <w16cid:commentId w16cid:paraId="65BD8E70" w16cid:durableId="5B91AAF0"/>
  <w16cid:commentId w16cid:paraId="63017A7A" w16cid:durableId="391A3DFB"/>
  <w16cid:commentId w16cid:paraId="2264AE42" w16cid:durableId="440EBBCE"/>
  <w16cid:commentId w16cid:paraId="7655D108" w16cid:durableId="5120CDDC"/>
  <w16cid:commentId w16cid:paraId="1357D691" w16cid:durableId="15AEDA5C"/>
  <w16cid:commentId w16cid:paraId="35297C5D" w16cid:durableId="08BF86AF"/>
  <w16cid:commentId w16cid:paraId="3C801B48" w16cid:durableId="4004AF0C"/>
  <w16cid:commentId w16cid:paraId="63FADDFA" w16cid:durableId="7C016D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24945" w14:textId="77777777" w:rsidR="00226F6C" w:rsidRDefault="00226F6C" w:rsidP="00B2624E">
      <w:pPr>
        <w:spacing w:after="0" w:line="240" w:lineRule="auto"/>
      </w:pPr>
      <w:r>
        <w:separator/>
      </w:r>
    </w:p>
  </w:endnote>
  <w:endnote w:type="continuationSeparator" w:id="0">
    <w:p w14:paraId="1C345F3C" w14:textId="77777777" w:rsidR="00226F6C" w:rsidRDefault="00226F6C" w:rsidP="00B2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AEDAE" w14:textId="77777777" w:rsidR="00B2624E" w:rsidRDefault="00B2624E">
    <w:pPr>
      <w:tabs>
        <w:tab w:val="center" w:pos="4550"/>
        <w:tab w:val="left" w:pos="5818"/>
      </w:tabs>
      <w:ind w:right="260"/>
      <w:jc w:val="right"/>
      <w:rPr>
        <w:color w:val="071320" w:themeColor="text2" w:themeShade="80"/>
      </w:rPr>
    </w:pPr>
    <w:r>
      <w:rPr>
        <w:color w:val="2C7FCE" w:themeColor="text2" w:themeTint="99"/>
        <w:spacing w:val="60"/>
        <w:lang w:val="es-ES"/>
      </w:rPr>
      <w:t>Página</w:t>
    </w:r>
    <w:r>
      <w:rPr>
        <w:color w:val="2C7FCE" w:themeColor="text2" w:themeTint="99"/>
        <w:lang w:val="es-ES"/>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r>
      <w:rPr>
        <w:color w:val="0A1D30" w:themeColor="text2" w:themeShade="BF"/>
        <w:lang w:val="es-ES"/>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lang w:val="es-ES"/>
      </w:rPr>
      <w:t>1</w:t>
    </w:r>
    <w:r>
      <w:rPr>
        <w:color w:val="0A1D30" w:themeColor="text2" w:themeShade="BF"/>
      </w:rPr>
      <w:fldChar w:fldCharType="end"/>
    </w:r>
  </w:p>
  <w:p w14:paraId="40EF9679" w14:textId="77777777" w:rsidR="00B2624E" w:rsidRDefault="00B262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870A2" w14:textId="77777777" w:rsidR="00226F6C" w:rsidRDefault="00226F6C" w:rsidP="00B2624E">
      <w:pPr>
        <w:spacing w:after="0" w:line="240" w:lineRule="auto"/>
      </w:pPr>
      <w:r>
        <w:separator/>
      </w:r>
    </w:p>
  </w:footnote>
  <w:footnote w:type="continuationSeparator" w:id="0">
    <w:p w14:paraId="127070C5" w14:textId="77777777" w:rsidR="00226F6C" w:rsidRDefault="00226F6C" w:rsidP="00B26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E79E9"/>
    <w:multiLevelType w:val="multilevel"/>
    <w:tmpl w:val="6E7C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C70AB"/>
    <w:multiLevelType w:val="multilevel"/>
    <w:tmpl w:val="2D42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E42C9"/>
    <w:multiLevelType w:val="multilevel"/>
    <w:tmpl w:val="9F867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920C60"/>
    <w:multiLevelType w:val="multilevel"/>
    <w:tmpl w:val="EFBE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23DAC"/>
    <w:multiLevelType w:val="multilevel"/>
    <w:tmpl w:val="5B30B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F4DC6"/>
    <w:multiLevelType w:val="multilevel"/>
    <w:tmpl w:val="CFFC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019DD"/>
    <w:multiLevelType w:val="multilevel"/>
    <w:tmpl w:val="E8709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7E0DE6"/>
    <w:multiLevelType w:val="multilevel"/>
    <w:tmpl w:val="C42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8022">
    <w:abstractNumId w:val="2"/>
  </w:num>
  <w:num w:numId="2" w16cid:durableId="1041050683">
    <w:abstractNumId w:val="3"/>
  </w:num>
  <w:num w:numId="3" w16cid:durableId="49808220">
    <w:abstractNumId w:val="6"/>
  </w:num>
  <w:num w:numId="4" w16cid:durableId="542789278">
    <w:abstractNumId w:val="0"/>
  </w:num>
  <w:num w:numId="5" w16cid:durableId="1935242303">
    <w:abstractNumId w:val="4"/>
  </w:num>
  <w:num w:numId="6" w16cid:durableId="1483883742">
    <w:abstractNumId w:val="7"/>
  </w:num>
  <w:num w:numId="7" w16cid:durableId="1846020445">
    <w:abstractNumId w:val="1"/>
  </w:num>
  <w:num w:numId="8" w16cid:durableId="10277543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dro Sánchez">
    <w15:presenceInfo w15:providerId="Windows Live" w15:userId="41291a4e6da63335"/>
  </w15:person>
  <w15:person w15:author="Yurley Katherinne Quiroga Duran">
    <w15:presenceInfo w15:providerId="AD" w15:userId="S::y.quiroga@uniandes.edu.co::37ed1824-8a7b-4a22-b184-a542010aeb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D67"/>
    <w:rsid w:val="00014FC0"/>
    <w:rsid w:val="00016BFB"/>
    <w:rsid w:val="00024CAE"/>
    <w:rsid w:val="000573E2"/>
    <w:rsid w:val="000F0BC2"/>
    <w:rsid w:val="00105F3B"/>
    <w:rsid w:val="00180EF0"/>
    <w:rsid w:val="001D6E55"/>
    <w:rsid w:val="001E290D"/>
    <w:rsid w:val="001F422D"/>
    <w:rsid w:val="00226F6C"/>
    <w:rsid w:val="0023541C"/>
    <w:rsid w:val="002630B1"/>
    <w:rsid w:val="002A2B85"/>
    <w:rsid w:val="002D2191"/>
    <w:rsid w:val="00367299"/>
    <w:rsid w:val="0039473B"/>
    <w:rsid w:val="004203B4"/>
    <w:rsid w:val="004223EE"/>
    <w:rsid w:val="00431284"/>
    <w:rsid w:val="0046600E"/>
    <w:rsid w:val="004932F2"/>
    <w:rsid w:val="005366C2"/>
    <w:rsid w:val="0058184B"/>
    <w:rsid w:val="005C52BB"/>
    <w:rsid w:val="005D2F58"/>
    <w:rsid w:val="005E1FF8"/>
    <w:rsid w:val="005E527F"/>
    <w:rsid w:val="005F1AF7"/>
    <w:rsid w:val="00651CD2"/>
    <w:rsid w:val="00660257"/>
    <w:rsid w:val="00730804"/>
    <w:rsid w:val="00743CB2"/>
    <w:rsid w:val="007A3F87"/>
    <w:rsid w:val="007D5D0D"/>
    <w:rsid w:val="007E5055"/>
    <w:rsid w:val="00805BB3"/>
    <w:rsid w:val="0089772C"/>
    <w:rsid w:val="008A584A"/>
    <w:rsid w:val="008A6C46"/>
    <w:rsid w:val="008D77AE"/>
    <w:rsid w:val="00900F24"/>
    <w:rsid w:val="00964E1C"/>
    <w:rsid w:val="009C7D67"/>
    <w:rsid w:val="009E3B84"/>
    <w:rsid w:val="009F27C8"/>
    <w:rsid w:val="009F7E62"/>
    <w:rsid w:val="00A14119"/>
    <w:rsid w:val="00A5353F"/>
    <w:rsid w:val="00A8577B"/>
    <w:rsid w:val="00AD240E"/>
    <w:rsid w:val="00AE3F9B"/>
    <w:rsid w:val="00B12118"/>
    <w:rsid w:val="00B2624E"/>
    <w:rsid w:val="00B40408"/>
    <w:rsid w:val="00B84777"/>
    <w:rsid w:val="00CB66C8"/>
    <w:rsid w:val="00CC5F27"/>
    <w:rsid w:val="00D309BB"/>
    <w:rsid w:val="00D36EAC"/>
    <w:rsid w:val="00D4334A"/>
    <w:rsid w:val="00D74FBB"/>
    <w:rsid w:val="00E52996"/>
    <w:rsid w:val="00EC205C"/>
    <w:rsid w:val="00EE2B9D"/>
    <w:rsid w:val="00F14385"/>
    <w:rsid w:val="00F413F7"/>
    <w:rsid w:val="00F56197"/>
    <w:rsid w:val="00F751AD"/>
    <w:rsid w:val="00FA2834"/>
    <w:rsid w:val="00FB76EB"/>
    <w:rsid w:val="00FC55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9C397"/>
  <w15:chartTrackingRefBased/>
  <w15:docId w15:val="{10FA6DFC-4CB4-49D9-97FB-71E00857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7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7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7D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7D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7D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7D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7D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7D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7D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7D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7D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7D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7D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7D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7D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7D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7D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7D67"/>
    <w:rPr>
      <w:rFonts w:eastAsiaTheme="majorEastAsia" w:cstheme="majorBidi"/>
      <w:color w:val="272727" w:themeColor="text1" w:themeTint="D8"/>
    </w:rPr>
  </w:style>
  <w:style w:type="paragraph" w:styleId="Ttulo">
    <w:name w:val="Title"/>
    <w:basedOn w:val="Normal"/>
    <w:next w:val="Normal"/>
    <w:link w:val="TtuloCar"/>
    <w:uiPriority w:val="10"/>
    <w:qFormat/>
    <w:rsid w:val="009C7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7D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7D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7D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7D67"/>
    <w:pPr>
      <w:spacing w:before="160"/>
      <w:jc w:val="center"/>
    </w:pPr>
    <w:rPr>
      <w:i/>
      <w:iCs/>
      <w:color w:val="404040" w:themeColor="text1" w:themeTint="BF"/>
    </w:rPr>
  </w:style>
  <w:style w:type="character" w:customStyle="1" w:styleId="CitaCar">
    <w:name w:val="Cita Car"/>
    <w:basedOn w:val="Fuentedeprrafopredeter"/>
    <w:link w:val="Cita"/>
    <w:uiPriority w:val="29"/>
    <w:rsid w:val="009C7D67"/>
    <w:rPr>
      <w:i/>
      <w:iCs/>
      <w:color w:val="404040" w:themeColor="text1" w:themeTint="BF"/>
    </w:rPr>
  </w:style>
  <w:style w:type="paragraph" w:styleId="Prrafodelista">
    <w:name w:val="List Paragraph"/>
    <w:basedOn w:val="Normal"/>
    <w:uiPriority w:val="34"/>
    <w:qFormat/>
    <w:rsid w:val="009C7D67"/>
    <w:pPr>
      <w:ind w:left="720"/>
      <w:contextualSpacing/>
    </w:pPr>
  </w:style>
  <w:style w:type="character" w:styleId="nfasisintenso">
    <w:name w:val="Intense Emphasis"/>
    <w:basedOn w:val="Fuentedeprrafopredeter"/>
    <w:uiPriority w:val="21"/>
    <w:qFormat/>
    <w:rsid w:val="009C7D67"/>
    <w:rPr>
      <w:i/>
      <w:iCs/>
      <w:color w:val="0F4761" w:themeColor="accent1" w:themeShade="BF"/>
    </w:rPr>
  </w:style>
  <w:style w:type="paragraph" w:styleId="Citadestacada">
    <w:name w:val="Intense Quote"/>
    <w:basedOn w:val="Normal"/>
    <w:next w:val="Normal"/>
    <w:link w:val="CitadestacadaCar"/>
    <w:uiPriority w:val="30"/>
    <w:qFormat/>
    <w:rsid w:val="009C7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7D67"/>
    <w:rPr>
      <w:i/>
      <w:iCs/>
      <w:color w:val="0F4761" w:themeColor="accent1" w:themeShade="BF"/>
    </w:rPr>
  </w:style>
  <w:style w:type="character" w:styleId="Referenciaintensa">
    <w:name w:val="Intense Reference"/>
    <w:basedOn w:val="Fuentedeprrafopredeter"/>
    <w:uiPriority w:val="32"/>
    <w:qFormat/>
    <w:rsid w:val="009C7D67"/>
    <w:rPr>
      <w:b/>
      <w:bCs/>
      <w:smallCaps/>
      <w:color w:val="0F4761" w:themeColor="accent1" w:themeShade="BF"/>
      <w:spacing w:val="5"/>
    </w:rPr>
  </w:style>
  <w:style w:type="paragraph" w:styleId="Sinespaciado">
    <w:name w:val="No Spacing"/>
    <w:link w:val="SinespaciadoCar"/>
    <w:uiPriority w:val="1"/>
    <w:qFormat/>
    <w:rsid w:val="009C7D67"/>
    <w:pPr>
      <w:spacing w:after="0" w:line="240" w:lineRule="auto"/>
    </w:pPr>
    <w:rPr>
      <w:rFonts w:eastAsiaTheme="minorEastAsia"/>
      <w:kern w:val="0"/>
      <w:sz w:val="22"/>
      <w:szCs w:val="22"/>
      <w:lang w:eastAsia="es-CO"/>
      <w14:ligatures w14:val="none"/>
    </w:rPr>
  </w:style>
  <w:style w:type="character" w:customStyle="1" w:styleId="SinespaciadoCar">
    <w:name w:val="Sin espaciado Car"/>
    <w:basedOn w:val="Fuentedeprrafopredeter"/>
    <w:link w:val="Sinespaciado"/>
    <w:uiPriority w:val="1"/>
    <w:rsid w:val="009C7D67"/>
    <w:rPr>
      <w:rFonts w:eastAsiaTheme="minorEastAsia"/>
      <w:kern w:val="0"/>
      <w:sz w:val="22"/>
      <w:szCs w:val="22"/>
      <w:lang w:eastAsia="es-CO"/>
      <w14:ligatures w14:val="none"/>
    </w:rPr>
  </w:style>
  <w:style w:type="paragraph" w:styleId="Encabezado">
    <w:name w:val="header"/>
    <w:basedOn w:val="Normal"/>
    <w:link w:val="EncabezadoCar"/>
    <w:uiPriority w:val="99"/>
    <w:unhideWhenUsed/>
    <w:rsid w:val="00B2624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624E"/>
  </w:style>
  <w:style w:type="paragraph" w:styleId="Piedepgina">
    <w:name w:val="footer"/>
    <w:basedOn w:val="Normal"/>
    <w:link w:val="PiedepginaCar"/>
    <w:uiPriority w:val="99"/>
    <w:unhideWhenUsed/>
    <w:rsid w:val="00B2624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624E"/>
  </w:style>
  <w:style w:type="character" w:styleId="Hipervnculo">
    <w:name w:val="Hyperlink"/>
    <w:basedOn w:val="Fuentedeprrafopredeter"/>
    <w:uiPriority w:val="99"/>
    <w:unhideWhenUsed/>
    <w:rsid w:val="00105F3B"/>
    <w:rPr>
      <w:color w:val="467886" w:themeColor="hyperlink"/>
      <w:u w:val="single"/>
    </w:rPr>
  </w:style>
  <w:style w:type="character" w:styleId="Mencinsinresolver">
    <w:name w:val="Unresolved Mention"/>
    <w:basedOn w:val="Fuentedeprrafopredeter"/>
    <w:uiPriority w:val="99"/>
    <w:semiHidden/>
    <w:unhideWhenUsed/>
    <w:rsid w:val="00105F3B"/>
    <w:rPr>
      <w:color w:val="605E5C"/>
      <w:shd w:val="clear" w:color="auto" w:fill="E1DFDD"/>
    </w:rPr>
  </w:style>
  <w:style w:type="table" w:styleId="Tablaconcuadrcula">
    <w:name w:val="Table Grid"/>
    <w:basedOn w:val="Tablanormal"/>
    <w:uiPriority w:val="39"/>
    <w:rsid w:val="00B40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577B"/>
    <w:rPr>
      <w:sz w:val="16"/>
      <w:szCs w:val="16"/>
    </w:rPr>
  </w:style>
  <w:style w:type="paragraph" w:styleId="Textocomentario">
    <w:name w:val="annotation text"/>
    <w:basedOn w:val="Normal"/>
    <w:link w:val="TextocomentarioCar"/>
    <w:uiPriority w:val="99"/>
    <w:unhideWhenUsed/>
    <w:rsid w:val="00A8577B"/>
    <w:pPr>
      <w:spacing w:line="240" w:lineRule="auto"/>
    </w:pPr>
    <w:rPr>
      <w:sz w:val="20"/>
      <w:szCs w:val="20"/>
    </w:rPr>
  </w:style>
  <w:style w:type="character" w:customStyle="1" w:styleId="TextocomentarioCar">
    <w:name w:val="Texto comentario Car"/>
    <w:basedOn w:val="Fuentedeprrafopredeter"/>
    <w:link w:val="Textocomentario"/>
    <w:uiPriority w:val="99"/>
    <w:rsid w:val="00A8577B"/>
    <w:rPr>
      <w:sz w:val="20"/>
      <w:szCs w:val="20"/>
    </w:rPr>
  </w:style>
  <w:style w:type="paragraph" w:styleId="Asuntodelcomentario">
    <w:name w:val="annotation subject"/>
    <w:basedOn w:val="Textocomentario"/>
    <w:next w:val="Textocomentario"/>
    <w:link w:val="AsuntodelcomentarioCar"/>
    <w:uiPriority w:val="99"/>
    <w:semiHidden/>
    <w:unhideWhenUsed/>
    <w:rsid w:val="00A8577B"/>
    <w:rPr>
      <w:b/>
      <w:bCs/>
    </w:rPr>
  </w:style>
  <w:style w:type="character" w:customStyle="1" w:styleId="AsuntodelcomentarioCar">
    <w:name w:val="Asunto del comentario Car"/>
    <w:basedOn w:val="TextocomentarioCar"/>
    <w:link w:val="Asuntodelcomentario"/>
    <w:uiPriority w:val="99"/>
    <w:semiHidden/>
    <w:rsid w:val="00A8577B"/>
    <w:rPr>
      <w:b/>
      <w:bCs/>
      <w:sz w:val="20"/>
      <w:szCs w:val="20"/>
    </w:rPr>
  </w:style>
  <w:style w:type="paragraph" w:styleId="Revisin">
    <w:name w:val="Revision"/>
    <w:hidden/>
    <w:uiPriority w:val="99"/>
    <w:semiHidden/>
    <w:rsid w:val="00EC205C"/>
    <w:pPr>
      <w:spacing w:after="0" w:line="240" w:lineRule="auto"/>
    </w:pPr>
  </w:style>
  <w:style w:type="character" w:styleId="Hipervnculovisitado">
    <w:name w:val="FollowedHyperlink"/>
    <w:basedOn w:val="Fuentedeprrafopredeter"/>
    <w:uiPriority w:val="99"/>
    <w:semiHidden/>
    <w:unhideWhenUsed/>
    <w:rsid w:val="00B1211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111/itor.13563"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icco.org/statistics/" TargetMode="External"/><Relationship Id="rId18" Type="http://schemas.openxmlformats.org/officeDocument/2006/relationships/image" Target="media/image2.emf"/><Relationship Id="rId3" Type="http://schemas.openxmlformats.org/officeDocument/2006/relationships/styles" Target="styles.xml"/><Relationship Id="rId21" Type="http://schemas.openxmlformats.org/officeDocument/2006/relationships/hyperlink" Target="https://www.google.com/search?q=https://doi.org/10.15174/au.2016.88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fao.org/faostat/e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view.officeapps.live.com/op/view.aspx?src=https%3A%2F%2Fwww.dane.gov.co%2Ffiles%2Foperaciones%2FIPC%2Fsep2025%2Fanex-IPC-Variacion-sep2025.xlsx&amp;wdOrigin=BROWSELINK" TargetMode="External"/><Relationship Id="rId20" Type="http://schemas.openxmlformats.org/officeDocument/2006/relationships/hyperlink" Target="https://doi.org/10.1145/2939672.293978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datos.gov.co/Econom-a-y-Finanzas/Tasa-de-Cambio-Representativa-del-Mercado-Historic/mcec-87by/about_data?"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yperlink" Target="https://doi.org/10.3390/jrfm17110475"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icco.org/statistics/" TargetMode="External"/><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bogota, colombia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7</Pages>
  <Words>1906</Words>
  <Characters>10485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Modelos Predictivos del Precio del Cacao en Colombia Bajo Condiciones de Incertidumbre para la Toma de Decisiones Estratégicas</vt:lpstr>
    </vt:vector>
  </TitlesOfParts>
  <Company>Universidad de los andes</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Predictivos del Precio del Cacao en Colombia Bajo Condiciones de Incertidumbre para la Toma de Decisiones Estratégicas</dc:title>
  <dc:subject>tesis de pregrado</dc:subject>
  <dc:creator>Pedro Jose Sanchez Martinez</dc:creator>
  <cp:keywords/>
  <dc:description/>
  <cp:lastModifiedBy>Pedro Jose Sanchez Martinez</cp:lastModifiedBy>
  <cp:revision>55</cp:revision>
  <dcterms:created xsi:type="dcterms:W3CDTF">2025-11-01T21:58:00Z</dcterms:created>
  <dcterms:modified xsi:type="dcterms:W3CDTF">2025-11-11T01:54:00Z</dcterms:modified>
</cp:coreProperties>
</file>